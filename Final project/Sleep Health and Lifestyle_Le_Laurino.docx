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1788" w14:textId="3B5B9708" w:rsidR="00416FB6" w:rsidRDefault="008174DC" w:rsidP="004A11CD">
      <w:pPr>
        <w:pStyle w:val="Paragraph"/>
      </w:pPr>
      <w:r>
        <w:rPr>
          <w:noProof/>
        </w:rPr>
        <w:drawing>
          <wp:anchor distT="0" distB="0" distL="114300" distR="114300" simplePos="0" relativeHeight="251655167" behindDoc="0" locked="0" layoutInCell="1" allowOverlap="1" wp14:anchorId="7733AE47" wp14:editId="2482371B">
            <wp:simplePos x="0" y="0"/>
            <wp:positionH relativeFrom="column">
              <wp:posOffset>-3531870</wp:posOffset>
            </wp:positionH>
            <wp:positionV relativeFrom="paragraph">
              <wp:posOffset>-361950</wp:posOffset>
            </wp:positionV>
            <wp:extent cx="15637193" cy="10424795"/>
            <wp:effectExtent l="0" t="0" r="3175" b="0"/>
            <wp:wrapNone/>
            <wp:docPr id="4" name="Picture 4" descr="Adult and child holding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ult and child holding cat"/>
                    <pic:cNvPicPr/>
                  </pic:nvPicPr>
                  <pic:blipFill>
                    <a:blip r:embed="rId8">
                      <a:extLst>
                        <a:ext uri="{28A0092B-C50C-407E-A947-70E740481C1C}">
                          <a14:useLocalDpi xmlns:a14="http://schemas.microsoft.com/office/drawing/2010/main" val="0"/>
                        </a:ext>
                      </a:extLst>
                    </a:blip>
                    <a:stretch>
                      <a:fillRect/>
                    </a:stretch>
                  </pic:blipFill>
                  <pic:spPr>
                    <a:xfrm>
                      <a:off x="0" y="0"/>
                      <a:ext cx="15637193" cy="10424795"/>
                    </a:xfrm>
                    <a:prstGeom prst="rect">
                      <a:avLst/>
                    </a:prstGeom>
                  </pic:spPr>
                </pic:pic>
              </a:graphicData>
            </a:graphic>
            <wp14:sizeRelH relativeFrom="margin">
              <wp14:pctWidth>0</wp14:pctWidth>
            </wp14:sizeRelH>
            <wp14:sizeRelV relativeFrom="margin">
              <wp14:pctHeight>0</wp14:pctHeight>
            </wp14:sizeRelV>
          </wp:anchor>
        </w:drawing>
      </w:r>
      <w:r w:rsidR="0039220C">
        <w:rPr>
          <w:noProof/>
        </w:rPr>
        <mc:AlternateContent>
          <mc:Choice Requires="wps">
            <w:drawing>
              <wp:anchor distT="0" distB="0" distL="114300" distR="114300" simplePos="0" relativeHeight="251668480" behindDoc="0" locked="0" layoutInCell="1" allowOverlap="1" wp14:anchorId="57B33867" wp14:editId="39E54DC6">
                <wp:simplePos x="0" y="0"/>
                <wp:positionH relativeFrom="column">
                  <wp:posOffset>1981835</wp:posOffset>
                </wp:positionH>
                <wp:positionV relativeFrom="paragraph">
                  <wp:posOffset>0</wp:posOffset>
                </wp:positionV>
                <wp:extent cx="5687060" cy="4902835"/>
                <wp:effectExtent l="0" t="0" r="8890" b="0"/>
                <wp:wrapNone/>
                <wp:docPr id="26" name="Isosceles Tri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5687060" cy="4902835"/>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shapetype w14:anchorId="575C6B2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26" type="#_x0000_t5" style="position:absolute;margin-left:156.05pt;margin-top:0;width:447.8pt;height:386.05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" fillcolor="#fbe4d5 [661]" stroked="f" strokeweight="1pt">
                <v:fill opacity="26214f"/>
                <o:lock v:ext="edit" aspectratio="t"/>
              </v:shape>
            </w:pict>
          </mc:Fallback>
        </mc:AlternateContent>
      </w:r>
      <w:r w:rsidR="0039220C">
        <w:rPr>
          <w:noProof/>
        </w:rPr>
        <mc:AlternateContent>
          <mc:Choice Requires="wps">
            <w:drawing>
              <wp:anchor distT="0" distB="0" distL="114300" distR="114300" simplePos="0" relativeHeight="251669504" behindDoc="0" locked="0" layoutInCell="1" allowOverlap="1" wp14:anchorId="30080EA6" wp14:editId="55379DEF">
                <wp:simplePos x="0" y="0"/>
                <wp:positionH relativeFrom="column">
                  <wp:posOffset>3159953</wp:posOffset>
                </wp:positionH>
                <wp:positionV relativeFrom="paragraph">
                  <wp:posOffset>12065</wp:posOffset>
                </wp:positionV>
                <wp:extent cx="3342640" cy="2882265"/>
                <wp:effectExtent l="0" t="0" r="0" b="0"/>
                <wp:wrapNone/>
                <wp:docPr id="27" name="Isosceles Tri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3342640" cy="2882265"/>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shape w14:anchorId="160A3154" id="Isosceles Triangle 27" o:spid="_x0000_s1026" type="#_x0000_t5" style="position:absolute;margin-left:248.8pt;margin-top:.95pt;width:263.2pt;height:226.95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" fillcolor="#fbe4d5 [661]" stroked="f" strokeweight="1pt">
                <v:fill opacity="26214f"/>
                <o:lock v:ext="edit" aspectratio="t"/>
              </v:shape>
            </w:pict>
          </mc:Fallback>
        </mc:AlternateContent>
      </w:r>
    </w:p>
    <w:p w14:paraId="3952C496" w14:textId="20D58BA9" w:rsidR="00416FB6" w:rsidRDefault="0039220C" w:rsidP="004A11CD">
      <w:pPr>
        <w:pStyle w:val="Paragraph"/>
      </w:pPr>
      <w:r>
        <w:rPr>
          <w:noProof/>
        </w:rPr>
        <mc:AlternateContent>
          <mc:Choice Requires="wps">
            <w:drawing>
              <wp:anchor distT="0" distB="0" distL="114300" distR="114300" simplePos="0" relativeHeight="251656192" behindDoc="0" locked="0" layoutInCell="1" allowOverlap="1" wp14:anchorId="743E1DC8" wp14:editId="4F5C9F88">
                <wp:simplePos x="0" y="0"/>
                <wp:positionH relativeFrom="margin">
                  <wp:posOffset>3101975</wp:posOffset>
                </wp:positionH>
                <wp:positionV relativeFrom="margin">
                  <wp:posOffset>6064885</wp:posOffset>
                </wp:positionV>
                <wp:extent cx="4666615" cy="4023360"/>
                <wp:effectExtent l="0" t="0" r="635" b="0"/>
                <wp:wrapNone/>
                <wp:docPr id="12" name="Isosceles Tri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66615" cy="4023360"/>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7E2508B" id="Isosceles Triangle 12" o:spid="_x0000_s1026" type="#_x0000_t5" style="position:absolute;margin-left:244.25pt;margin-top:477.55pt;width:367.45pt;height:316.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" fillcolor="#aeaaaa [2414]" stroked="f" strokeweight="1pt">
                <v:fill opacity="26214f"/>
                <o:lock v:ext="edit" aspectratio="t"/>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5007EE32" wp14:editId="2A851AA9">
                <wp:simplePos x="0" y="0"/>
                <wp:positionH relativeFrom="margin">
                  <wp:posOffset>4056380</wp:posOffset>
                </wp:positionH>
                <wp:positionV relativeFrom="margin">
                  <wp:posOffset>7714615</wp:posOffset>
                </wp:positionV>
                <wp:extent cx="2743200" cy="2364740"/>
                <wp:effectExtent l="0" t="0" r="0" b="0"/>
                <wp:wrapNone/>
                <wp:docPr id="20" name="Isosceles Tri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743200" cy="2364740"/>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F14CD93" id="Isosceles Triangle 20" o:spid="_x0000_s1026" type="#_x0000_t5" style="position:absolute;margin-left:319.4pt;margin-top:607.45pt;width:3in;height:18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" fillcolor="#aeaaaa [2414]" stroked="f" strokeweight="1pt">
                <v:fill opacity="26214f"/>
                <o:lock v:ext="edit" aspectratio="t"/>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7EA01B2B" wp14:editId="7D61C30F">
                <wp:simplePos x="0" y="0"/>
                <wp:positionH relativeFrom="margin">
                  <wp:posOffset>5013960</wp:posOffset>
                </wp:positionH>
                <wp:positionV relativeFrom="margin">
                  <wp:posOffset>9349105</wp:posOffset>
                </wp:positionV>
                <wp:extent cx="822960" cy="709295"/>
                <wp:effectExtent l="0" t="0" r="0" b="0"/>
                <wp:wrapNone/>
                <wp:docPr id="23" name="Isosceles Tri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2960" cy="709295"/>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5BB4C8AC" id="Isosceles Triangle 23" o:spid="_x0000_s1026" type="#_x0000_t5" style="position:absolute;margin-left:394.8pt;margin-top:736.15pt;width:64.8pt;height:55.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" fillcolor="#aeaaaa [2414]" stroked="f" strokeweight="1pt">
                <v:fill opacity="26214f"/>
                <o:lock v:ext="edit" aspectratio="t"/>
                <w10:wrap anchorx="margin" anchory="margin"/>
              </v:shape>
            </w:pict>
          </mc:Fallback>
        </mc:AlternateContent>
      </w:r>
      <w:r w:rsidR="00B57819">
        <w:rPr>
          <w:noProof/>
        </w:rPr>
        <w:drawing>
          <wp:anchor distT="0" distB="0" distL="114300" distR="114300" simplePos="0" relativeHeight="251677696" behindDoc="0" locked="0" layoutInCell="1" allowOverlap="1" wp14:anchorId="607118EF" wp14:editId="382A6B9F">
            <wp:simplePos x="0" y="0"/>
            <wp:positionH relativeFrom="column">
              <wp:posOffset>276225</wp:posOffset>
            </wp:positionH>
            <wp:positionV relativeFrom="paragraph">
              <wp:posOffset>2669540</wp:posOffset>
            </wp:positionV>
            <wp:extent cx="1941257" cy="988828"/>
            <wp:effectExtent l="0" t="0" r="1905"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257" cy="9888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19">
        <w:rPr>
          <w:noProof/>
        </w:rPr>
        <mc:AlternateContent>
          <mc:Choice Requires="wps">
            <w:drawing>
              <wp:anchor distT="45720" distB="45720" distL="114300" distR="114300" simplePos="0" relativeHeight="251675648" behindDoc="0" locked="0" layoutInCell="1" allowOverlap="1" wp14:anchorId="2EAD991B" wp14:editId="4E6F8901">
                <wp:simplePos x="0" y="0"/>
                <wp:positionH relativeFrom="column">
                  <wp:posOffset>276225</wp:posOffset>
                </wp:positionH>
                <wp:positionV relativeFrom="paragraph">
                  <wp:posOffset>4791710</wp:posOffset>
                </wp:positionV>
                <wp:extent cx="3903345" cy="386715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3867150"/>
                        </a:xfrm>
                        <a:prstGeom prst="rect">
                          <a:avLst/>
                        </a:prstGeom>
                        <a:noFill/>
                        <a:ln w="9525">
                          <a:noFill/>
                          <a:miter lim="800000"/>
                          <a:headEnd/>
                          <a:tailEnd/>
                        </a:ln>
                      </wps:spPr>
                      <wps:txbx>
                        <w:txbxContent>
                          <w:p w14:paraId="3F60E9DC" w14:textId="39F86F66" w:rsidR="00570D27" w:rsidRPr="00240360" w:rsidRDefault="00D94F93" w:rsidP="00C85EF5">
                            <w:pPr>
                              <w:spacing w:after="0"/>
                              <w:rPr>
                                <w:rFonts w:ascii="Times New Roman" w:hAnsi="Times New Roman" w:cs="Times New Roman"/>
                                <w:b/>
                                <w:bCs/>
                                <w:color w:val="262626" w:themeColor="text1" w:themeTint="D9"/>
                                <w:sz w:val="60"/>
                                <w:szCs w:val="60"/>
                              </w:rPr>
                            </w:pPr>
                            <w:r w:rsidRPr="00240360">
                              <w:rPr>
                                <w:rFonts w:ascii="Times New Roman" w:hAnsi="Times New Roman" w:cs="Times New Roman"/>
                                <w:b/>
                                <w:bCs/>
                                <w:color w:val="262626" w:themeColor="text1" w:themeTint="D9"/>
                                <w:sz w:val="60"/>
                                <w:szCs w:val="60"/>
                              </w:rPr>
                              <w:t>Sleep Health &amp; Lifestyle</w:t>
                            </w:r>
                          </w:p>
                          <w:p w14:paraId="20F5D2EA" w14:textId="77777777" w:rsidR="00C85EF5" w:rsidRPr="00240360" w:rsidRDefault="00C85EF5" w:rsidP="00835917">
                            <w:pPr>
                              <w:pStyle w:val="Paragraph"/>
                              <w:spacing w:after="0" w:line="240" w:lineRule="auto"/>
                              <w:rPr>
                                <w:rFonts w:cs="Times New Roman"/>
                                <w:b/>
                                <w:bCs/>
                                <w:color w:val="262626" w:themeColor="text1" w:themeTint="D9"/>
                                <w:sz w:val="28"/>
                                <w:szCs w:val="24"/>
                              </w:rPr>
                            </w:pPr>
                          </w:p>
                          <w:p w14:paraId="22A542C8" w14:textId="6DB953E1" w:rsidR="00C85EF5" w:rsidRPr="00240360" w:rsidRDefault="00C85EF5" w:rsidP="00835917">
                            <w:pPr>
                              <w:pStyle w:val="Paragraph"/>
                              <w:spacing w:after="0" w:line="240" w:lineRule="auto"/>
                              <w:rPr>
                                <w:rFonts w:cs="Times New Roman"/>
                                <w:b/>
                                <w:bCs/>
                                <w:color w:val="262626" w:themeColor="text1" w:themeTint="D9"/>
                                <w:sz w:val="28"/>
                                <w:szCs w:val="24"/>
                              </w:rPr>
                            </w:pPr>
                          </w:p>
                          <w:p w14:paraId="79D3DA24" w14:textId="77777777" w:rsidR="00B57819" w:rsidRPr="00240360" w:rsidRDefault="00B57819" w:rsidP="00835917">
                            <w:pPr>
                              <w:pStyle w:val="Paragraph"/>
                              <w:spacing w:after="0" w:line="240" w:lineRule="auto"/>
                              <w:rPr>
                                <w:rFonts w:cs="Times New Roman"/>
                                <w:b/>
                                <w:bCs/>
                                <w:color w:val="262626" w:themeColor="text1" w:themeTint="D9"/>
                                <w:sz w:val="28"/>
                                <w:szCs w:val="24"/>
                              </w:rPr>
                            </w:pPr>
                          </w:p>
                          <w:p w14:paraId="43047A16" w14:textId="1A52B0AC" w:rsidR="00835917" w:rsidRPr="00240360" w:rsidRDefault="00835917" w:rsidP="00835917">
                            <w:pPr>
                              <w:pStyle w:val="Paragraph"/>
                              <w:spacing w:after="0" w:line="240" w:lineRule="auto"/>
                              <w:rPr>
                                <w:rFonts w:cs="Times New Roman"/>
                                <w:b/>
                                <w:bCs/>
                                <w:color w:val="262626" w:themeColor="text1" w:themeTint="D9"/>
                                <w:sz w:val="28"/>
                                <w:szCs w:val="24"/>
                              </w:rPr>
                            </w:pPr>
                          </w:p>
                          <w:p w14:paraId="5062219E" w14:textId="77777777" w:rsidR="00835917" w:rsidRPr="00240360" w:rsidRDefault="00835917" w:rsidP="00835917">
                            <w:pPr>
                              <w:pStyle w:val="Paragraph"/>
                              <w:spacing w:after="0" w:line="240" w:lineRule="auto"/>
                              <w:rPr>
                                <w:rFonts w:cs="Times New Roman"/>
                                <w:b/>
                                <w:bCs/>
                                <w:color w:val="262626" w:themeColor="text1" w:themeTint="D9"/>
                                <w:sz w:val="28"/>
                                <w:szCs w:val="24"/>
                              </w:rPr>
                            </w:pPr>
                          </w:p>
                          <w:p w14:paraId="14106791" w14:textId="38FFC740"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Author</w:t>
                            </w:r>
                            <w:r w:rsidRPr="00240360">
                              <w:rPr>
                                <w:rFonts w:cs="Times New Roman"/>
                                <w:color w:val="262626" w:themeColor="text1" w:themeTint="D9"/>
                              </w:rPr>
                              <w:t>: Thinh Le</w:t>
                            </w:r>
                          </w:p>
                          <w:p w14:paraId="4ADA87F9" w14:textId="46E76288"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Date</w:t>
                            </w:r>
                            <w:r w:rsidRPr="00240360">
                              <w:rPr>
                                <w:rFonts w:cs="Times New Roman"/>
                                <w:color w:val="262626" w:themeColor="text1" w:themeTint="D9"/>
                              </w:rPr>
                              <w:t>: 10/25/2024</w:t>
                            </w:r>
                          </w:p>
                          <w:p w14:paraId="4F32C465" w14:textId="6D0D1F1D" w:rsidR="0026324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Class</w:t>
                            </w:r>
                            <w:r w:rsidRPr="00240360">
                              <w:rPr>
                                <w:rFonts w:cs="Times New Roman"/>
                                <w:color w:val="262626" w:themeColor="text1" w:themeTint="D9"/>
                              </w:rPr>
                              <w:t xml:space="preserve">: Data exploration </w:t>
                            </w:r>
                            <w:r w:rsidR="008174DC" w:rsidRPr="00240360">
                              <w:rPr>
                                <w:rFonts w:cs="Times New Roman"/>
                                <w:color w:val="262626" w:themeColor="text1" w:themeTint="D9"/>
                              </w:rPr>
                              <w:t>–</w:t>
                            </w:r>
                            <w:r w:rsidRPr="00240360">
                              <w:rPr>
                                <w:rFonts w:cs="Times New Roman"/>
                                <w:color w:val="262626" w:themeColor="text1" w:themeTint="D9"/>
                              </w:rPr>
                              <w:t xml:space="preserve"> Fall 2024</w:t>
                            </w:r>
                          </w:p>
                          <w:p w14:paraId="484FF6CA" w14:textId="77777777" w:rsidR="007E3C6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Instructors</w:t>
                            </w:r>
                            <w:r w:rsidRPr="00240360">
                              <w:rPr>
                                <w:rFonts w:cs="Times New Roman"/>
                                <w:color w:val="262626" w:themeColor="text1" w:themeTint="D9"/>
                              </w:rPr>
                              <w:t>:</w:t>
                            </w:r>
                            <w:r w:rsidR="000C656C" w:rsidRPr="00240360">
                              <w:rPr>
                                <w:rFonts w:cs="Times New Roman"/>
                                <w:color w:val="262626" w:themeColor="text1" w:themeTint="D9"/>
                              </w:rPr>
                              <w:t xml:space="preserve"> </w:t>
                            </w:r>
                          </w:p>
                          <w:p w14:paraId="76BACABD" w14:textId="77777777" w:rsidR="007E3C6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Dr. Clif Baldwin</w:t>
                            </w:r>
                          </w:p>
                          <w:p w14:paraId="13E64044" w14:textId="34D55215" w:rsidR="0026324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Prof. Melissa Laurino</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2EAD991B" id="_x0000_t202" coordsize="21600,21600" o:spt="202" path="m,l,21600r21600,l21600,xe">
                <v:stroke joinstyle="miter"/>
                <v:path gradientshapeok="t" o:connecttype="rect"/>
              </v:shapetype>
              <v:shape id="Text Box 2" o:spid="_x0000_s1026" type="#_x0000_t202" style="position:absolute;margin-left:21.75pt;margin-top:377.3pt;width:307.35pt;height:30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" filled="f" stroked="f">
                <v:textbox inset="0,0,0,0">
                  <w:txbxContent>
                    <w:p w14:paraId="3F60E9DC" w14:textId="39F86F66" w:rsidR="00570D27" w:rsidRPr="00240360" w:rsidRDefault="00D94F93" w:rsidP="00C85EF5">
                      <w:pPr>
                        <w:spacing w:after="0"/>
                        <w:rPr>
                          <w:rFonts w:ascii="Times New Roman" w:hAnsi="Times New Roman" w:cs="Times New Roman"/>
                          <w:b/>
                          <w:bCs/>
                          <w:color w:val="262626" w:themeColor="text1" w:themeTint="D9"/>
                          <w:sz w:val="60"/>
                          <w:szCs w:val="60"/>
                        </w:rPr>
                      </w:pPr>
                      <w:r w:rsidRPr="00240360">
                        <w:rPr>
                          <w:rFonts w:ascii="Times New Roman" w:hAnsi="Times New Roman" w:cs="Times New Roman"/>
                          <w:b/>
                          <w:bCs/>
                          <w:color w:val="262626" w:themeColor="text1" w:themeTint="D9"/>
                          <w:sz w:val="60"/>
                          <w:szCs w:val="60"/>
                        </w:rPr>
                        <w:t>Sleep Health &amp; Lifestyle</w:t>
                      </w:r>
                    </w:p>
                    <w:p w14:paraId="20F5D2EA" w14:textId="77777777" w:rsidR="00C85EF5" w:rsidRPr="00240360" w:rsidRDefault="00C85EF5" w:rsidP="00835917">
                      <w:pPr>
                        <w:pStyle w:val="Paragraph"/>
                        <w:spacing w:after="0" w:line="240" w:lineRule="auto"/>
                        <w:rPr>
                          <w:rFonts w:cs="Times New Roman"/>
                          <w:b/>
                          <w:bCs/>
                          <w:color w:val="262626" w:themeColor="text1" w:themeTint="D9"/>
                          <w:sz w:val="28"/>
                          <w:szCs w:val="24"/>
                        </w:rPr>
                      </w:pPr>
                    </w:p>
                    <w:p w14:paraId="22A542C8" w14:textId="6DB953E1" w:rsidR="00C85EF5" w:rsidRPr="00240360" w:rsidRDefault="00C85EF5" w:rsidP="00835917">
                      <w:pPr>
                        <w:pStyle w:val="Paragraph"/>
                        <w:spacing w:after="0" w:line="240" w:lineRule="auto"/>
                        <w:rPr>
                          <w:rFonts w:cs="Times New Roman"/>
                          <w:b/>
                          <w:bCs/>
                          <w:color w:val="262626" w:themeColor="text1" w:themeTint="D9"/>
                          <w:sz w:val="28"/>
                          <w:szCs w:val="24"/>
                        </w:rPr>
                      </w:pPr>
                    </w:p>
                    <w:p w14:paraId="79D3DA24" w14:textId="77777777" w:rsidR="00B57819" w:rsidRPr="00240360" w:rsidRDefault="00B57819" w:rsidP="00835917">
                      <w:pPr>
                        <w:pStyle w:val="Paragraph"/>
                        <w:spacing w:after="0" w:line="240" w:lineRule="auto"/>
                        <w:rPr>
                          <w:rFonts w:cs="Times New Roman"/>
                          <w:b/>
                          <w:bCs/>
                          <w:color w:val="262626" w:themeColor="text1" w:themeTint="D9"/>
                          <w:sz w:val="28"/>
                          <w:szCs w:val="24"/>
                        </w:rPr>
                      </w:pPr>
                    </w:p>
                    <w:p w14:paraId="43047A16" w14:textId="1A52B0AC" w:rsidR="00835917" w:rsidRPr="00240360" w:rsidRDefault="00835917" w:rsidP="00835917">
                      <w:pPr>
                        <w:pStyle w:val="Paragraph"/>
                        <w:spacing w:after="0" w:line="240" w:lineRule="auto"/>
                        <w:rPr>
                          <w:rFonts w:cs="Times New Roman"/>
                          <w:b/>
                          <w:bCs/>
                          <w:color w:val="262626" w:themeColor="text1" w:themeTint="D9"/>
                          <w:sz w:val="28"/>
                          <w:szCs w:val="24"/>
                        </w:rPr>
                      </w:pPr>
                    </w:p>
                    <w:p w14:paraId="5062219E" w14:textId="77777777" w:rsidR="00835917" w:rsidRPr="00240360" w:rsidRDefault="00835917" w:rsidP="00835917">
                      <w:pPr>
                        <w:pStyle w:val="Paragraph"/>
                        <w:spacing w:after="0" w:line="240" w:lineRule="auto"/>
                        <w:rPr>
                          <w:rFonts w:cs="Times New Roman"/>
                          <w:b/>
                          <w:bCs/>
                          <w:color w:val="262626" w:themeColor="text1" w:themeTint="D9"/>
                          <w:sz w:val="28"/>
                          <w:szCs w:val="24"/>
                        </w:rPr>
                      </w:pPr>
                    </w:p>
                    <w:p w14:paraId="14106791" w14:textId="38FFC740"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Author</w:t>
                      </w:r>
                      <w:r w:rsidRPr="00240360">
                        <w:rPr>
                          <w:rFonts w:cs="Times New Roman"/>
                          <w:color w:val="262626" w:themeColor="text1" w:themeTint="D9"/>
                        </w:rPr>
                        <w:t>: Thinh Le</w:t>
                      </w:r>
                    </w:p>
                    <w:p w14:paraId="4ADA87F9" w14:textId="46E76288"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Date</w:t>
                      </w:r>
                      <w:r w:rsidRPr="00240360">
                        <w:rPr>
                          <w:rFonts w:cs="Times New Roman"/>
                          <w:color w:val="262626" w:themeColor="text1" w:themeTint="D9"/>
                        </w:rPr>
                        <w:t>: 10/25/2024</w:t>
                      </w:r>
                    </w:p>
                    <w:p w14:paraId="4F32C465" w14:textId="6D0D1F1D" w:rsidR="0026324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Class</w:t>
                      </w:r>
                      <w:r w:rsidRPr="00240360">
                        <w:rPr>
                          <w:rFonts w:cs="Times New Roman"/>
                          <w:color w:val="262626" w:themeColor="text1" w:themeTint="D9"/>
                        </w:rPr>
                        <w:t xml:space="preserve">: Data exploration </w:t>
                      </w:r>
                      <w:r w:rsidR="008174DC" w:rsidRPr="00240360">
                        <w:rPr>
                          <w:rFonts w:cs="Times New Roman"/>
                          <w:color w:val="262626" w:themeColor="text1" w:themeTint="D9"/>
                        </w:rPr>
                        <w:t>–</w:t>
                      </w:r>
                      <w:r w:rsidRPr="00240360">
                        <w:rPr>
                          <w:rFonts w:cs="Times New Roman"/>
                          <w:color w:val="262626" w:themeColor="text1" w:themeTint="D9"/>
                        </w:rPr>
                        <w:t xml:space="preserve"> Fall 2024</w:t>
                      </w:r>
                    </w:p>
                    <w:p w14:paraId="484FF6CA" w14:textId="77777777" w:rsidR="007E3C6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Instructors</w:t>
                      </w:r>
                      <w:r w:rsidRPr="00240360">
                        <w:rPr>
                          <w:rFonts w:cs="Times New Roman"/>
                          <w:color w:val="262626" w:themeColor="text1" w:themeTint="D9"/>
                        </w:rPr>
                        <w:t>:</w:t>
                      </w:r>
                      <w:r w:rsidR="000C656C" w:rsidRPr="00240360">
                        <w:rPr>
                          <w:rFonts w:cs="Times New Roman"/>
                          <w:color w:val="262626" w:themeColor="text1" w:themeTint="D9"/>
                        </w:rPr>
                        <w:t xml:space="preserve"> </w:t>
                      </w:r>
                    </w:p>
                    <w:p w14:paraId="76BACABD" w14:textId="77777777" w:rsidR="007E3C6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Dr. Clif Baldwin</w:t>
                      </w:r>
                    </w:p>
                    <w:p w14:paraId="13E64044" w14:textId="34D55215" w:rsidR="0026324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Prof. Melissa Laurino</w:t>
                      </w:r>
                    </w:p>
                  </w:txbxContent>
                </v:textbox>
                <w10:wrap type="square"/>
              </v:shape>
            </w:pict>
          </mc:Fallback>
        </mc:AlternateContent>
      </w:r>
      <w:r w:rsidR="00987D1D">
        <w:rPr>
          <w:noProof/>
        </w:rPr>
        <mc:AlternateContent>
          <mc:Choice Requires="wps">
            <w:drawing>
              <wp:anchor distT="0" distB="0" distL="114300" distR="114300" simplePos="0" relativeHeight="251671552" behindDoc="0" locked="0" layoutInCell="1" allowOverlap="1" wp14:anchorId="40072E62" wp14:editId="27E7C7D4">
                <wp:simplePos x="0" y="0"/>
                <wp:positionH relativeFrom="margin">
                  <wp:posOffset>4107180</wp:posOffset>
                </wp:positionH>
                <wp:positionV relativeFrom="margin">
                  <wp:posOffset>3910330</wp:posOffset>
                </wp:positionV>
                <wp:extent cx="5687340" cy="1644010"/>
                <wp:effectExtent l="2540" t="0" r="0" b="0"/>
                <wp:wrapNone/>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6200000">
                          <a:off x="0" y="0"/>
                          <a:ext cx="5687340" cy="1644010"/>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35876712" id="Isosceles Triangle 30" o:spid="_x0000_s1026" type="#_x0000_t5" style="position:absolute;margin-left:323.4pt;margin-top:307.9pt;width:447.8pt;height:129.45pt;rotation:-90;z-index:25167155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" fillcolor="#fbe4d5 [661]" stroked="f" strokeweight="1pt">
                <v:fill opacity="26214f"/>
                <o:lock v:ext="edit" aspectratio="t"/>
                <w10:wrap anchorx="margin" anchory="margin"/>
              </v:shape>
            </w:pict>
          </mc:Fallback>
        </mc:AlternateContent>
      </w:r>
      <w:r w:rsidR="005E6E24">
        <w:rPr>
          <w:noProof/>
        </w:rPr>
        <mc:AlternateContent>
          <mc:Choice Requires="wps">
            <w:drawing>
              <wp:anchor distT="0" distB="0" distL="114300" distR="114300" simplePos="0" relativeHeight="251673600" behindDoc="0" locked="0" layoutInCell="1" allowOverlap="1" wp14:anchorId="2B163364" wp14:editId="04E7EFF6">
                <wp:simplePos x="0" y="0"/>
                <wp:positionH relativeFrom="margin">
                  <wp:posOffset>-7352347</wp:posOffset>
                </wp:positionH>
                <wp:positionV relativeFrom="margin">
                  <wp:posOffset>3339146</wp:posOffset>
                </wp:positionV>
                <wp:extent cx="17847411" cy="5221627"/>
                <wp:effectExtent l="7302" t="0" r="0" b="0"/>
                <wp:wrapNone/>
                <wp:docPr id="31" name="Isosceles Tri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847411" cy="5221627"/>
                        </a:xfrm>
                        <a:prstGeom prst="triangle">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B735A19" id="Isosceles Triangle 31" o:spid="_x0000_s1026" type="#_x0000_t5" style="position:absolute;margin-left:-578.9pt;margin-top:262.9pt;width:1405.3pt;height:411.15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" stroked="f" strokeweight="1pt">
                <w10:wrap anchorx="margin" anchory="margin"/>
              </v:shape>
            </w:pict>
          </mc:Fallback>
        </mc:AlternateContent>
      </w:r>
    </w:p>
    <w:p w14:paraId="634B3C94" w14:textId="3011B05E" w:rsidR="00416FB6" w:rsidRDefault="00416FB6" w:rsidP="004A11CD">
      <w:pPr>
        <w:pStyle w:val="Paragraph"/>
        <w:sectPr w:rsidR="00416FB6" w:rsidSect="00416FB6">
          <w:footerReference w:type="default" r:id="rId10"/>
          <w:pgSz w:w="12240" w:h="15840" w:code="1"/>
          <w:pgMar w:top="0" w:right="0" w:bottom="0" w:left="0" w:header="720" w:footer="720" w:gutter="0"/>
          <w:cols w:space="720"/>
          <w:docGrid w:linePitch="360"/>
        </w:sectPr>
      </w:pPr>
    </w:p>
    <w:p w14:paraId="3BCF97A3" w14:textId="6D3F78BF" w:rsidR="001A57F2" w:rsidRPr="0081459F" w:rsidRDefault="001A57F2" w:rsidP="0081459F">
      <w:pPr>
        <w:pStyle w:val="Paragraph"/>
        <w:rPr>
          <w:b/>
          <w:bCs/>
          <w:sz w:val="28"/>
          <w:szCs w:val="28"/>
        </w:rPr>
      </w:pPr>
      <w:commentRangeStart w:id="0"/>
      <w:r w:rsidRPr="0081459F">
        <w:rPr>
          <w:b/>
          <w:bCs/>
          <w:sz w:val="28"/>
          <w:szCs w:val="28"/>
        </w:rPr>
        <w:lastRenderedPageBreak/>
        <w:t>ABSTRACT</w:t>
      </w:r>
      <w:commentRangeEnd w:id="0"/>
      <w:r w:rsidR="00821D74">
        <w:rPr>
          <w:rStyle w:val="CommentReference"/>
          <w:rFonts w:asciiTheme="minorHAnsi" w:hAnsiTheme="minorHAnsi"/>
        </w:rPr>
        <w:commentReference w:id="0"/>
      </w:r>
    </w:p>
    <w:p w14:paraId="365B0B72" w14:textId="32D4C948" w:rsidR="00B81D6B" w:rsidRDefault="00B81D6B" w:rsidP="00B81D6B">
      <w:pPr>
        <w:pStyle w:val="Paragraph"/>
      </w:pPr>
      <w:r>
        <w:t>In our busy daily lives, we spend most of our time on work, relationships, and fun activities, but we often forget to care for ourselves. Have you ever wondered why some friends always seem positive and energetic, while you often feel stressed, anxious, and struggle to focus? This might be a sign that you’re not getting enough sleep.</w:t>
      </w:r>
    </w:p>
    <w:p w14:paraId="386138C2" w14:textId="52ACA386" w:rsidR="003C2E9D" w:rsidRDefault="00B81D6B" w:rsidP="001A57F2">
      <w:pPr>
        <w:pStyle w:val="Paragraph"/>
      </w:pPr>
      <w:r>
        <w:t xml:space="preserve">This </w:t>
      </w:r>
      <w:r w:rsidR="003E5BC6">
        <w:t>study</w:t>
      </w:r>
      <w:r>
        <w:t xml:space="preserve"> </w:t>
      </w:r>
      <w:del w:id="1" w:author="Melissa Laurino" w:date="2024-12-04T06:44:00Z">
        <w:r w:rsidDel="00821D74">
          <w:delText xml:space="preserve">doesn’t </w:delText>
        </w:r>
      </w:del>
      <w:ins w:id="2" w:author="Melissa Laurino" w:date="2024-12-04T06:44:00Z">
        <w:r w:rsidR="00821D74">
          <w:t xml:space="preserve">does not </w:t>
        </w:r>
      </w:ins>
      <w:r>
        <w:t xml:space="preserve">focus on why sleep is important. Instead, </w:t>
      </w:r>
      <w:r w:rsidR="003E5BC6">
        <w:t>it</w:t>
      </w:r>
      <w:r w:rsidR="00FC4D92" w:rsidRPr="00FC4D92">
        <w:t xml:space="preserve"> investigates the sleeping behavior of individuals through comprehensive data exploration techniques, aiming to identify patterns and trends that influence sleep quality and duration. The goal is to present the story behind the data in a way that allows people without prior knowledge to easily understand it through graphs and analysis, without the need for detailed explanations.</w:t>
      </w:r>
    </w:p>
    <w:p w14:paraId="67027538" w14:textId="77777777" w:rsidR="003C2E9D" w:rsidRDefault="003C2E9D">
      <w:pPr>
        <w:rPr>
          <w:rFonts w:ascii="Times New Roman" w:hAnsi="Times New Roman"/>
          <w:sz w:val="24"/>
        </w:rPr>
      </w:pPr>
      <w:r>
        <w:br w:type="page"/>
      </w:r>
    </w:p>
    <w:sdt>
      <w:sdtPr>
        <w:rPr>
          <w:rFonts w:asciiTheme="minorHAnsi" w:eastAsiaTheme="minorHAnsi" w:hAnsiTheme="minorHAnsi" w:cstheme="minorBidi"/>
          <w:color w:val="auto"/>
          <w:sz w:val="22"/>
          <w:szCs w:val="22"/>
        </w:rPr>
        <w:id w:val="468175867"/>
        <w:docPartObj>
          <w:docPartGallery w:val="Table of Contents"/>
          <w:docPartUnique/>
        </w:docPartObj>
      </w:sdtPr>
      <w:sdtEndPr>
        <w:rPr>
          <w:b/>
          <w:bCs/>
          <w:noProof/>
        </w:rPr>
      </w:sdtEndPr>
      <w:sdtContent>
        <w:p w14:paraId="117585E5" w14:textId="62D0A4BD" w:rsidR="003C2E9D" w:rsidRPr="006B1FD3" w:rsidRDefault="007D4B96" w:rsidP="00DD09B4">
          <w:pPr>
            <w:pStyle w:val="TOCHeading"/>
            <w:numPr>
              <w:ilvl w:val="0"/>
              <w:numId w:val="0"/>
            </w:numPr>
            <w:spacing w:after="240"/>
            <w:ind w:left="432" w:hanging="432"/>
            <w:rPr>
              <w:rFonts w:ascii="Times New Roman" w:hAnsi="Times New Roman" w:cs="Times New Roman"/>
              <w:b/>
              <w:bCs/>
              <w:color w:val="auto"/>
              <w:sz w:val="28"/>
              <w:szCs w:val="28"/>
            </w:rPr>
          </w:pPr>
          <w:r w:rsidRPr="006B1FD3">
            <w:rPr>
              <w:rFonts w:ascii="Times New Roman" w:hAnsi="Times New Roman" w:cs="Times New Roman"/>
              <w:b/>
              <w:bCs/>
              <w:color w:val="auto"/>
              <w:sz w:val="28"/>
              <w:szCs w:val="28"/>
            </w:rPr>
            <w:t>CONTENTS</w:t>
          </w:r>
        </w:p>
        <w:p w14:paraId="7EC886EA" w14:textId="6C8B3310" w:rsidR="00D43136" w:rsidRDefault="007D4B96">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83976772" w:history="1">
            <w:r w:rsidR="00D43136" w:rsidRPr="00616F54">
              <w:rPr>
                <w:rStyle w:val="Hyperlink"/>
                <w:noProof/>
              </w:rPr>
              <w:t>TABLES</w:t>
            </w:r>
            <w:r w:rsidR="00D43136">
              <w:rPr>
                <w:noProof/>
                <w:webHidden/>
              </w:rPr>
              <w:tab/>
            </w:r>
            <w:r w:rsidR="00D43136">
              <w:rPr>
                <w:noProof/>
                <w:webHidden/>
              </w:rPr>
              <w:fldChar w:fldCharType="begin"/>
            </w:r>
            <w:r w:rsidR="00D43136">
              <w:rPr>
                <w:noProof/>
                <w:webHidden/>
              </w:rPr>
              <w:instrText xml:space="preserve"> PAGEREF _Toc183976772 \h </w:instrText>
            </w:r>
            <w:r w:rsidR="00D43136">
              <w:rPr>
                <w:noProof/>
                <w:webHidden/>
              </w:rPr>
            </w:r>
            <w:r w:rsidR="00D43136">
              <w:rPr>
                <w:noProof/>
                <w:webHidden/>
              </w:rPr>
              <w:fldChar w:fldCharType="separate"/>
            </w:r>
            <w:r w:rsidR="00ED2962">
              <w:rPr>
                <w:noProof/>
                <w:webHidden/>
              </w:rPr>
              <w:t>i</w:t>
            </w:r>
            <w:r w:rsidR="00D43136">
              <w:rPr>
                <w:noProof/>
                <w:webHidden/>
              </w:rPr>
              <w:fldChar w:fldCharType="end"/>
            </w:r>
          </w:hyperlink>
        </w:p>
        <w:p w14:paraId="6DECC2E1" w14:textId="1767AF5C" w:rsidR="00D43136" w:rsidRDefault="00407997">
          <w:pPr>
            <w:pStyle w:val="TOC1"/>
            <w:tabs>
              <w:tab w:val="right" w:leader="dot" w:pos="8630"/>
            </w:tabs>
            <w:rPr>
              <w:rFonts w:asciiTheme="minorHAnsi" w:eastAsiaTheme="minorEastAsia" w:hAnsiTheme="minorHAnsi"/>
              <w:noProof/>
              <w:sz w:val="22"/>
            </w:rPr>
          </w:pPr>
          <w:hyperlink w:anchor="_Toc183976773" w:history="1">
            <w:r w:rsidR="00D43136" w:rsidRPr="00616F54">
              <w:rPr>
                <w:rStyle w:val="Hyperlink"/>
                <w:noProof/>
              </w:rPr>
              <w:t>FIGURES</w:t>
            </w:r>
            <w:r w:rsidR="00D43136">
              <w:rPr>
                <w:noProof/>
                <w:webHidden/>
              </w:rPr>
              <w:tab/>
            </w:r>
            <w:r w:rsidR="00D43136">
              <w:rPr>
                <w:noProof/>
                <w:webHidden/>
              </w:rPr>
              <w:fldChar w:fldCharType="begin"/>
            </w:r>
            <w:r w:rsidR="00D43136">
              <w:rPr>
                <w:noProof/>
                <w:webHidden/>
              </w:rPr>
              <w:instrText xml:space="preserve"> PAGEREF _Toc183976773 \h </w:instrText>
            </w:r>
            <w:r w:rsidR="00D43136">
              <w:rPr>
                <w:noProof/>
                <w:webHidden/>
              </w:rPr>
            </w:r>
            <w:r w:rsidR="00D43136">
              <w:rPr>
                <w:noProof/>
                <w:webHidden/>
              </w:rPr>
              <w:fldChar w:fldCharType="separate"/>
            </w:r>
            <w:r w:rsidR="00ED2962">
              <w:rPr>
                <w:noProof/>
                <w:webHidden/>
              </w:rPr>
              <w:t>i</w:t>
            </w:r>
            <w:r w:rsidR="00D43136">
              <w:rPr>
                <w:noProof/>
                <w:webHidden/>
              </w:rPr>
              <w:fldChar w:fldCharType="end"/>
            </w:r>
          </w:hyperlink>
        </w:p>
        <w:p w14:paraId="2EFD25F4" w14:textId="60B1F223" w:rsidR="00D43136" w:rsidRDefault="00407997">
          <w:pPr>
            <w:pStyle w:val="TOC1"/>
            <w:tabs>
              <w:tab w:val="left" w:pos="440"/>
              <w:tab w:val="right" w:leader="dot" w:pos="8630"/>
            </w:tabs>
            <w:rPr>
              <w:rFonts w:asciiTheme="minorHAnsi" w:eastAsiaTheme="minorEastAsia" w:hAnsiTheme="minorHAnsi"/>
              <w:noProof/>
              <w:sz w:val="22"/>
            </w:rPr>
          </w:pPr>
          <w:hyperlink w:anchor="_Toc183976774" w:history="1">
            <w:r w:rsidR="00D43136" w:rsidRPr="00616F54">
              <w:rPr>
                <w:rStyle w:val="Hyperlink"/>
                <w:noProof/>
              </w:rPr>
              <w:t>1</w:t>
            </w:r>
            <w:r w:rsidR="00D43136">
              <w:rPr>
                <w:rFonts w:asciiTheme="minorHAnsi" w:eastAsiaTheme="minorEastAsia" w:hAnsiTheme="minorHAnsi"/>
                <w:noProof/>
                <w:sz w:val="22"/>
              </w:rPr>
              <w:tab/>
            </w:r>
            <w:r w:rsidR="00D43136" w:rsidRPr="00616F54">
              <w:rPr>
                <w:rStyle w:val="Hyperlink"/>
                <w:noProof/>
              </w:rPr>
              <w:t>INTRODUCTION</w:t>
            </w:r>
            <w:r w:rsidR="00D43136">
              <w:rPr>
                <w:noProof/>
                <w:webHidden/>
              </w:rPr>
              <w:tab/>
            </w:r>
            <w:r w:rsidR="00D43136">
              <w:rPr>
                <w:noProof/>
                <w:webHidden/>
              </w:rPr>
              <w:fldChar w:fldCharType="begin"/>
            </w:r>
            <w:r w:rsidR="00D43136">
              <w:rPr>
                <w:noProof/>
                <w:webHidden/>
              </w:rPr>
              <w:instrText xml:space="preserve"> PAGEREF _Toc183976774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40A5D0FD" w14:textId="7D26AAE8" w:rsidR="00D43136" w:rsidRDefault="00407997">
          <w:pPr>
            <w:pStyle w:val="TOC2"/>
            <w:rPr>
              <w:rFonts w:asciiTheme="minorHAnsi" w:eastAsiaTheme="minorEastAsia" w:hAnsiTheme="minorHAnsi"/>
              <w:noProof/>
              <w:sz w:val="22"/>
            </w:rPr>
          </w:pPr>
          <w:hyperlink w:anchor="_Toc183976775" w:history="1">
            <w:r w:rsidR="00D43136" w:rsidRPr="00616F54">
              <w:rPr>
                <w:rStyle w:val="Hyperlink"/>
                <w:noProof/>
              </w:rPr>
              <w:t>1.1</w:t>
            </w:r>
            <w:r w:rsidR="00D43136">
              <w:rPr>
                <w:rFonts w:asciiTheme="minorHAnsi" w:eastAsiaTheme="minorEastAsia" w:hAnsiTheme="minorHAnsi"/>
                <w:noProof/>
                <w:sz w:val="22"/>
              </w:rPr>
              <w:tab/>
            </w:r>
            <w:r w:rsidR="00D43136" w:rsidRPr="00616F54">
              <w:rPr>
                <w:rStyle w:val="Hyperlink"/>
                <w:noProof/>
              </w:rPr>
              <w:t>Data description</w:t>
            </w:r>
            <w:r w:rsidR="00D43136">
              <w:rPr>
                <w:noProof/>
                <w:webHidden/>
              </w:rPr>
              <w:tab/>
            </w:r>
            <w:r w:rsidR="00D43136">
              <w:rPr>
                <w:noProof/>
                <w:webHidden/>
              </w:rPr>
              <w:fldChar w:fldCharType="begin"/>
            </w:r>
            <w:r w:rsidR="00D43136">
              <w:rPr>
                <w:noProof/>
                <w:webHidden/>
              </w:rPr>
              <w:instrText xml:space="preserve"> PAGEREF _Toc183976775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344F6176" w14:textId="3466F7B6" w:rsidR="00D43136" w:rsidRDefault="00407997">
          <w:pPr>
            <w:pStyle w:val="TOC2"/>
            <w:rPr>
              <w:rFonts w:asciiTheme="minorHAnsi" w:eastAsiaTheme="minorEastAsia" w:hAnsiTheme="minorHAnsi"/>
              <w:noProof/>
              <w:sz w:val="22"/>
            </w:rPr>
          </w:pPr>
          <w:hyperlink w:anchor="_Toc183976776" w:history="1">
            <w:r w:rsidR="00D43136" w:rsidRPr="00616F54">
              <w:rPr>
                <w:rStyle w:val="Hyperlink"/>
                <w:noProof/>
              </w:rPr>
              <w:t>1.2</w:t>
            </w:r>
            <w:r w:rsidR="00D43136">
              <w:rPr>
                <w:rFonts w:asciiTheme="minorHAnsi" w:eastAsiaTheme="minorEastAsia" w:hAnsiTheme="minorHAnsi"/>
                <w:noProof/>
                <w:sz w:val="22"/>
              </w:rPr>
              <w:tab/>
            </w:r>
            <w:r w:rsidR="00D43136" w:rsidRPr="00616F54">
              <w:rPr>
                <w:rStyle w:val="Hyperlink"/>
                <w:noProof/>
              </w:rPr>
              <w:t>Research objective</w:t>
            </w:r>
            <w:r w:rsidR="00D43136">
              <w:rPr>
                <w:noProof/>
                <w:webHidden/>
              </w:rPr>
              <w:tab/>
            </w:r>
            <w:r w:rsidR="00D43136">
              <w:rPr>
                <w:noProof/>
                <w:webHidden/>
              </w:rPr>
              <w:fldChar w:fldCharType="begin"/>
            </w:r>
            <w:r w:rsidR="00D43136">
              <w:rPr>
                <w:noProof/>
                <w:webHidden/>
              </w:rPr>
              <w:instrText xml:space="preserve"> PAGEREF _Toc183976776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645AC6C1" w14:textId="60918F2A" w:rsidR="00D43136" w:rsidRDefault="00407997">
          <w:pPr>
            <w:pStyle w:val="TOC2"/>
            <w:rPr>
              <w:rFonts w:asciiTheme="minorHAnsi" w:eastAsiaTheme="minorEastAsia" w:hAnsiTheme="minorHAnsi"/>
              <w:noProof/>
              <w:sz w:val="22"/>
            </w:rPr>
          </w:pPr>
          <w:hyperlink w:anchor="_Toc183976777" w:history="1">
            <w:r w:rsidR="00D43136" w:rsidRPr="00616F54">
              <w:rPr>
                <w:rStyle w:val="Hyperlink"/>
                <w:noProof/>
              </w:rPr>
              <w:t>1.3</w:t>
            </w:r>
            <w:r w:rsidR="00D43136">
              <w:rPr>
                <w:rFonts w:asciiTheme="minorHAnsi" w:eastAsiaTheme="minorEastAsia" w:hAnsiTheme="minorHAnsi"/>
                <w:noProof/>
                <w:sz w:val="22"/>
              </w:rPr>
              <w:tab/>
            </w:r>
            <w:r w:rsidR="00D43136" w:rsidRPr="00616F54">
              <w:rPr>
                <w:rStyle w:val="Hyperlink"/>
                <w:noProof/>
              </w:rPr>
              <w:t>Approach for Unexpected Data Outcomes</w:t>
            </w:r>
            <w:r w:rsidR="00D43136">
              <w:rPr>
                <w:noProof/>
                <w:webHidden/>
              </w:rPr>
              <w:tab/>
            </w:r>
            <w:r w:rsidR="00D43136">
              <w:rPr>
                <w:noProof/>
                <w:webHidden/>
              </w:rPr>
              <w:fldChar w:fldCharType="begin"/>
            </w:r>
            <w:r w:rsidR="00D43136">
              <w:rPr>
                <w:noProof/>
                <w:webHidden/>
              </w:rPr>
              <w:instrText xml:space="preserve"> PAGEREF _Toc183976777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0987C09E" w14:textId="44D7AC4D" w:rsidR="00D43136" w:rsidRDefault="00407997">
          <w:pPr>
            <w:pStyle w:val="TOC2"/>
            <w:rPr>
              <w:rFonts w:asciiTheme="minorHAnsi" w:eastAsiaTheme="minorEastAsia" w:hAnsiTheme="minorHAnsi"/>
              <w:noProof/>
              <w:sz w:val="22"/>
            </w:rPr>
          </w:pPr>
          <w:hyperlink w:anchor="_Toc183976778" w:history="1">
            <w:r w:rsidR="00D43136" w:rsidRPr="00616F54">
              <w:rPr>
                <w:rStyle w:val="Hyperlink"/>
                <w:noProof/>
              </w:rPr>
              <w:t>1.4</w:t>
            </w:r>
            <w:r w:rsidR="00D43136">
              <w:rPr>
                <w:rFonts w:asciiTheme="minorHAnsi" w:eastAsiaTheme="minorEastAsia" w:hAnsiTheme="minorHAnsi"/>
                <w:noProof/>
                <w:sz w:val="22"/>
              </w:rPr>
              <w:tab/>
            </w:r>
            <w:r w:rsidR="00D43136" w:rsidRPr="00616F54">
              <w:rPr>
                <w:rStyle w:val="Hyperlink"/>
                <w:noProof/>
              </w:rPr>
              <w:t>Hypothesis</w:t>
            </w:r>
            <w:r w:rsidR="00D43136">
              <w:rPr>
                <w:noProof/>
                <w:webHidden/>
              </w:rPr>
              <w:tab/>
            </w:r>
            <w:r w:rsidR="00D43136">
              <w:rPr>
                <w:noProof/>
                <w:webHidden/>
              </w:rPr>
              <w:fldChar w:fldCharType="begin"/>
            </w:r>
            <w:r w:rsidR="00D43136">
              <w:rPr>
                <w:noProof/>
                <w:webHidden/>
              </w:rPr>
              <w:instrText xml:space="preserve"> PAGEREF _Toc183976778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37F53375" w14:textId="2F1728B3" w:rsidR="00D43136" w:rsidRDefault="00407997">
          <w:pPr>
            <w:pStyle w:val="TOC1"/>
            <w:tabs>
              <w:tab w:val="left" w:pos="440"/>
              <w:tab w:val="right" w:leader="dot" w:pos="8630"/>
            </w:tabs>
            <w:rPr>
              <w:rFonts w:asciiTheme="minorHAnsi" w:eastAsiaTheme="minorEastAsia" w:hAnsiTheme="minorHAnsi"/>
              <w:noProof/>
              <w:sz w:val="22"/>
            </w:rPr>
          </w:pPr>
          <w:hyperlink w:anchor="_Toc183976779" w:history="1">
            <w:r w:rsidR="00D43136" w:rsidRPr="00616F54">
              <w:rPr>
                <w:rStyle w:val="Hyperlink"/>
                <w:noProof/>
              </w:rPr>
              <w:t>2</w:t>
            </w:r>
            <w:r w:rsidR="00D43136">
              <w:rPr>
                <w:rFonts w:asciiTheme="minorHAnsi" w:eastAsiaTheme="minorEastAsia" w:hAnsiTheme="minorHAnsi"/>
                <w:noProof/>
                <w:sz w:val="22"/>
              </w:rPr>
              <w:tab/>
            </w:r>
            <w:r w:rsidR="00D43136" w:rsidRPr="00616F54">
              <w:rPr>
                <w:rStyle w:val="Hyperlink"/>
                <w:noProof/>
              </w:rPr>
              <w:t>DATA EXPLORATION</w:t>
            </w:r>
            <w:r w:rsidR="00D43136">
              <w:rPr>
                <w:noProof/>
                <w:webHidden/>
              </w:rPr>
              <w:tab/>
            </w:r>
            <w:r w:rsidR="00D43136">
              <w:rPr>
                <w:noProof/>
                <w:webHidden/>
              </w:rPr>
              <w:fldChar w:fldCharType="begin"/>
            </w:r>
            <w:r w:rsidR="00D43136">
              <w:rPr>
                <w:noProof/>
                <w:webHidden/>
              </w:rPr>
              <w:instrText xml:space="preserve"> PAGEREF _Toc183976779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54C3E2F9" w14:textId="429A1F91" w:rsidR="00D43136" w:rsidRDefault="00407997">
          <w:pPr>
            <w:pStyle w:val="TOC2"/>
            <w:rPr>
              <w:rFonts w:asciiTheme="minorHAnsi" w:eastAsiaTheme="minorEastAsia" w:hAnsiTheme="minorHAnsi"/>
              <w:noProof/>
              <w:sz w:val="22"/>
            </w:rPr>
          </w:pPr>
          <w:hyperlink w:anchor="_Toc183976780" w:history="1">
            <w:r w:rsidR="00D43136" w:rsidRPr="00616F54">
              <w:rPr>
                <w:rStyle w:val="Hyperlink"/>
                <w:noProof/>
              </w:rPr>
              <w:t>2.1</w:t>
            </w:r>
            <w:r w:rsidR="00D43136">
              <w:rPr>
                <w:rFonts w:asciiTheme="minorHAnsi" w:eastAsiaTheme="minorEastAsia" w:hAnsiTheme="minorHAnsi"/>
                <w:noProof/>
                <w:sz w:val="22"/>
              </w:rPr>
              <w:tab/>
            </w:r>
            <w:r w:rsidR="00D43136" w:rsidRPr="00616F54">
              <w:rPr>
                <w:rStyle w:val="Hyperlink"/>
                <w:noProof/>
              </w:rPr>
              <w:t>Methodology</w:t>
            </w:r>
            <w:r w:rsidR="00D43136">
              <w:rPr>
                <w:noProof/>
                <w:webHidden/>
              </w:rPr>
              <w:tab/>
            </w:r>
            <w:r w:rsidR="00D43136">
              <w:rPr>
                <w:noProof/>
                <w:webHidden/>
              </w:rPr>
              <w:fldChar w:fldCharType="begin"/>
            </w:r>
            <w:r w:rsidR="00D43136">
              <w:rPr>
                <w:noProof/>
                <w:webHidden/>
              </w:rPr>
              <w:instrText xml:space="preserve"> PAGEREF _Toc183976780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79E751A1" w14:textId="4D20798A" w:rsidR="00D43136" w:rsidRDefault="00407997">
          <w:pPr>
            <w:pStyle w:val="TOC3"/>
            <w:tabs>
              <w:tab w:val="left" w:pos="1320"/>
              <w:tab w:val="right" w:leader="dot" w:pos="8630"/>
            </w:tabs>
            <w:rPr>
              <w:rFonts w:asciiTheme="minorHAnsi" w:eastAsiaTheme="minorEastAsia" w:hAnsiTheme="minorHAnsi"/>
              <w:noProof/>
              <w:sz w:val="22"/>
            </w:rPr>
          </w:pPr>
          <w:hyperlink w:anchor="_Toc183976781" w:history="1">
            <w:r w:rsidR="00D43136" w:rsidRPr="00616F54">
              <w:rPr>
                <w:rStyle w:val="Hyperlink"/>
                <w:noProof/>
              </w:rPr>
              <w:t>2.1.1</w:t>
            </w:r>
            <w:r w:rsidR="00D43136">
              <w:rPr>
                <w:rFonts w:asciiTheme="minorHAnsi" w:eastAsiaTheme="minorEastAsia" w:hAnsiTheme="minorHAnsi"/>
                <w:noProof/>
                <w:sz w:val="22"/>
              </w:rPr>
              <w:tab/>
            </w:r>
            <w:r w:rsidR="00D43136" w:rsidRPr="00616F54">
              <w:rPr>
                <w:rStyle w:val="Hyperlink"/>
                <w:noProof/>
              </w:rPr>
              <w:t>Data acquisition</w:t>
            </w:r>
            <w:r w:rsidR="00D43136">
              <w:rPr>
                <w:noProof/>
                <w:webHidden/>
              </w:rPr>
              <w:tab/>
            </w:r>
            <w:r w:rsidR="00D43136">
              <w:rPr>
                <w:noProof/>
                <w:webHidden/>
              </w:rPr>
              <w:fldChar w:fldCharType="begin"/>
            </w:r>
            <w:r w:rsidR="00D43136">
              <w:rPr>
                <w:noProof/>
                <w:webHidden/>
              </w:rPr>
              <w:instrText xml:space="preserve"> PAGEREF _Toc183976781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3A339243" w14:textId="3FA5A979" w:rsidR="00D43136" w:rsidRDefault="00407997">
          <w:pPr>
            <w:pStyle w:val="TOC3"/>
            <w:tabs>
              <w:tab w:val="left" w:pos="1320"/>
              <w:tab w:val="right" w:leader="dot" w:pos="8630"/>
            </w:tabs>
            <w:rPr>
              <w:rFonts w:asciiTheme="minorHAnsi" w:eastAsiaTheme="minorEastAsia" w:hAnsiTheme="minorHAnsi"/>
              <w:noProof/>
              <w:sz w:val="22"/>
            </w:rPr>
          </w:pPr>
          <w:hyperlink w:anchor="_Toc183976782" w:history="1">
            <w:r w:rsidR="00D43136" w:rsidRPr="00616F54">
              <w:rPr>
                <w:rStyle w:val="Hyperlink"/>
                <w:noProof/>
              </w:rPr>
              <w:t>2.1.2</w:t>
            </w:r>
            <w:r w:rsidR="00D43136">
              <w:rPr>
                <w:rFonts w:asciiTheme="minorHAnsi" w:eastAsiaTheme="minorEastAsia" w:hAnsiTheme="minorHAnsi"/>
                <w:noProof/>
                <w:sz w:val="22"/>
              </w:rPr>
              <w:tab/>
            </w:r>
            <w:r w:rsidR="00D43136" w:rsidRPr="00616F54">
              <w:rPr>
                <w:rStyle w:val="Hyperlink"/>
                <w:noProof/>
              </w:rPr>
              <w:t>Materials and software utilized</w:t>
            </w:r>
            <w:r w:rsidR="00D43136">
              <w:rPr>
                <w:noProof/>
                <w:webHidden/>
              </w:rPr>
              <w:tab/>
            </w:r>
            <w:r w:rsidR="00D43136">
              <w:rPr>
                <w:noProof/>
                <w:webHidden/>
              </w:rPr>
              <w:fldChar w:fldCharType="begin"/>
            </w:r>
            <w:r w:rsidR="00D43136">
              <w:rPr>
                <w:noProof/>
                <w:webHidden/>
              </w:rPr>
              <w:instrText xml:space="preserve"> PAGEREF _Toc183976782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677EE915" w14:textId="6D3D3B80" w:rsidR="00D43136" w:rsidRDefault="00407997">
          <w:pPr>
            <w:pStyle w:val="TOC3"/>
            <w:tabs>
              <w:tab w:val="left" w:pos="1320"/>
              <w:tab w:val="right" w:leader="dot" w:pos="8630"/>
            </w:tabs>
            <w:rPr>
              <w:rFonts w:asciiTheme="minorHAnsi" w:eastAsiaTheme="minorEastAsia" w:hAnsiTheme="minorHAnsi"/>
              <w:noProof/>
              <w:sz w:val="22"/>
            </w:rPr>
          </w:pPr>
          <w:hyperlink w:anchor="_Toc183976783" w:history="1">
            <w:r w:rsidR="00D43136" w:rsidRPr="00616F54">
              <w:rPr>
                <w:rStyle w:val="Hyperlink"/>
                <w:noProof/>
              </w:rPr>
              <w:t>2.1.3</w:t>
            </w:r>
            <w:r w:rsidR="00D43136">
              <w:rPr>
                <w:rFonts w:asciiTheme="minorHAnsi" w:eastAsiaTheme="minorEastAsia" w:hAnsiTheme="minorHAnsi"/>
                <w:noProof/>
                <w:sz w:val="22"/>
              </w:rPr>
              <w:tab/>
            </w:r>
            <w:r w:rsidR="00D43136" w:rsidRPr="00616F54">
              <w:rPr>
                <w:rStyle w:val="Hyperlink"/>
                <w:noProof/>
              </w:rPr>
              <w:t>Data cleaning and inclusion criteria</w:t>
            </w:r>
            <w:r w:rsidR="00D43136">
              <w:rPr>
                <w:noProof/>
                <w:webHidden/>
              </w:rPr>
              <w:tab/>
            </w:r>
            <w:r w:rsidR="00D43136">
              <w:rPr>
                <w:noProof/>
                <w:webHidden/>
              </w:rPr>
              <w:fldChar w:fldCharType="begin"/>
            </w:r>
            <w:r w:rsidR="00D43136">
              <w:rPr>
                <w:noProof/>
                <w:webHidden/>
              </w:rPr>
              <w:instrText xml:space="preserve"> PAGEREF _Toc183976783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0AC0B52E" w14:textId="3BF58CA3" w:rsidR="00D43136" w:rsidRDefault="00407997">
          <w:pPr>
            <w:pStyle w:val="TOC3"/>
            <w:tabs>
              <w:tab w:val="left" w:pos="1320"/>
              <w:tab w:val="right" w:leader="dot" w:pos="8630"/>
            </w:tabs>
            <w:rPr>
              <w:rFonts w:asciiTheme="minorHAnsi" w:eastAsiaTheme="minorEastAsia" w:hAnsiTheme="minorHAnsi"/>
              <w:noProof/>
              <w:sz w:val="22"/>
            </w:rPr>
          </w:pPr>
          <w:hyperlink w:anchor="_Toc183976784" w:history="1">
            <w:r w:rsidR="00D43136" w:rsidRPr="00616F54">
              <w:rPr>
                <w:rStyle w:val="Hyperlink"/>
                <w:noProof/>
              </w:rPr>
              <w:t>2.1.4</w:t>
            </w:r>
            <w:r w:rsidR="00D43136">
              <w:rPr>
                <w:rFonts w:asciiTheme="minorHAnsi" w:eastAsiaTheme="minorEastAsia" w:hAnsiTheme="minorHAnsi"/>
                <w:noProof/>
                <w:sz w:val="22"/>
              </w:rPr>
              <w:tab/>
            </w:r>
            <w:r w:rsidR="00D43136" w:rsidRPr="00616F54">
              <w:rPr>
                <w:rStyle w:val="Hyperlink"/>
                <w:noProof/>
              </w:rPr>
              <w:t>Calculations and statistical analysis method</w:t>
            </w:r>
            <w:r w:rsidR="00D43136">
              <w:rPr>
                <w:noProof/>
                <w:webHidden/>
              </w:rPr>
              <w:tab/>
            </w:r>
            <w:r w:rsidR="00D43136">
              <w:rPr>
                <w:noProof/>
                <w:webHidden/>
              </w:rPr>
              <w:fldChar w:fldCharType="begin"/>
            </w:r>
            <w:r w:rsidR="00D43136">
              <w:rPr>
                <w:noProof/>
                <w:webHidden/>
              </w:rPr>
              <w:instrText xml:space="preserve"> PAGEREF _Toc183976784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1DF3646E" w14:textId="4FF185C4" w:rsidR="00D43136" w:rsidRDefault="00407997">
          <w:pPr>
            <w:pStyle w:val="TOC2"/>
            <w:rPr>
              <w:rFonts w:asciiTheme="minorHAnsi" w:eastAsiaTheme="minorEastAsia" w:hAnsiTheme="minorHAnsi"/>
              <w:noProof/>
              <w:sz w:val="22"/>
            </w:rPr>
          </w:pPr>
          <w:hyperlink w:anchor="_Toc183976785" w:history="1">
            <w:r w:rsidR="00D43136" w:rsidRPr="00616F54">
              <w:rPr>
                <w:rStyle w:val="Hyperlink"/>
                <w:noProof/>
              </w:rPr>
              <w:t>2.2</w:t>
            </w:r>
            <w:r w:rsidR="00D43136">
              <w:rPr>
                <w:rFonts w:asciiTheme="minorHAnsi" w:eastAsiaTheme="minorEastAsia" w:hAnsiTheme="minorHAnsi"/>
                <w:noProof/>
                <w:sz w:val="22"/>
              </w:rPr>
              <w:tab/>
            </w:r>
            <w:r w:rsidR="00D43136" w:rsidRPr="00616F54">
              <w:rPr>
                <w:rStyle w:val="Hyperlink"/>
                <w:noProof/>
              </w:rPr>
              <w:t>Results</w:t>
            </w:r>
            <w:r w:rsidR="00D43136">
              <w:rPr>
                <w:noProof/>
                <w:webHidden/>
              </w:rPr>
              <w:tab/>
            </w:r>
            <w:r w:rsidR="00D43136">
              <w:rPr>
                <w:noProof/>
                <w:webHidden/>
              </w:rPr>
              <w:fldChar w:fldCharType="begin"/>
            </w:r>
            <w:r w:rsidR="00D43136">
              <w:rPr>
                <w:noProof/>
                <w:webHidden/>
              </w:rPr>
              <w:instrText xml:space="preserve"> PAGEREF _Toc183976785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1D6084B7" w14:textId="0E822497" w:rsidR="00D43136" w:rsidRDefault="00407997">
          <w:pPr>
            <w:pStyle w:val="TOC3"/>
            <w:tabs>
              <w:tab w:val="left" w:pos="1320"/>
              <w:tab w:val="right" w:leader="dot" w:pos="8630"/>
            </w:tabs>
            <w:rPr>
              <w:rFonts w:asciiTheme="minorHAnsi" w:eastAsiaTheme="minorEastAsia" w:hAnsiTheme="minorHAnsi"/>
              <w:noProof/>
              <w:sz w:val="22"/>
            </w:rPr>
          </w:pPr>
          <w:hyperlink w:anchor="_Toc183976786" w:history="1">
            <w:r w:rsidR="00D43136" w:rsidRPr="00616F54">
              <w:rPr>
                <w:rStyle w:val="Hyperlink"/>
                <w:noProof/>
              </w:rPr>
              <w:t>2.2.1</w:t>
            </w:r>
            <w:r w:rsidR="00D43136">
              <w:rPr>
                <w:rFonts w:asciiTheme="minorHAnsi" w:eastAsiaTheme="minorEastAsia" w:hAnsiTheme="minorHAnsi"/>
                <w:noProof/>
                <w:sz w:val="22"/>
              </w:rPr>
              <w:tab/>
            </w:r>
            <w:r w:rsidR="00D43136" w:rsidRPr="00616F54">
              <w:rPr>
                <w:rStyle w:val="Hyperlink"/>
                <w:noProof/>
              </w:rPr>
              <w:t>Variations in sleep length by age and gender</w:t>
            </w:r>
            <w:r w:rsidR="00D43136">
              <w:rPr>
                <w:noProof/>
                <w:webHidden/>
              </w:rPr>
              <w:tab/>
            </w:r>
            <w:r w:rsidR="00D43136">
              <w:rPr>
                <w:noProof/>
                <w:webHidden/>
              </w:rPr>
              <w:fldChar w:fldCharType="begin"/>
            </w:r>
            <w:r w:rsidR="00D43136">
              <w:rPr>
                <w:noProof/>
                <w:webHidden/>
              </w:rPr>
              <w:instrText xml:space="preserve"> PAGEREF _Toc183976786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1AD00F2A" w14:textId="0CEC76BD" w:rsidR="00D43136" w:rsidRDefault="00407997">
          <w:pPr>
            <w:pStyle w:val="TOC3"/>
            <w:tabs>
              <w:tab w:val="left" w:pos="1320"/>
              <w:tab w:val="right" w:leader="dot" w:pos="8630"/>
            </w:tabs>
            <w:rPr>
              <w:rFonts w:asciiTheme="minorHAnsi" w:eastAsiaTheme="minorEastAsia" w:hAnsiTheme="minorHAnsi"/>
              <w:noProof/>
              <w:sz w:val="22"/>
            </w:rPr>
          </w:pPr>
          <w:hyperlink w:anchor="_Toc183976787" w:history="1">
            <w:r w:rsidR="00D43136" w:rsidRPr="00616F54">
              <w:rPr>
                <w:rStyle w:val="Hyperlink"/>
                <w:noProof/>
              </w:rPr>
              <w:t>2.2.2</w:t>
            </w:r>
            <w:r w:rsidR="00D43136">
              <w:rPr>
                <w:rFonts w:asciiTheme="minorHAnsi" w:eastAsiaTheme="minorEastAsia" w:hAnsiTheme="minorHAnsi"/>
                <w:noProof/>
                <w:sz w:val="22"/>
              </w:rPr>
              <w:tab/>
            </w:r>
            <w:r w:rsidR="00D43136" w:rsidRPr="00616F54">
              <w:rPr>
                <w:rStyle w:val="Hyperlink"/>
                <w:noProof/>
              </w:rPr>
              <w:t>Relationships between stress, sleep disorders, and occupation</w:t>
            </w:r>
            <w:r w:rsidR="00D43136">
              <w:rPr>
                <w:noProof/>
                <w:webHidden/>
              </w:rPr>
              <w:tab/>
            </w:r>
            <w:r w:rsidR="00D43136">
              <w:rPr>
                <w:noProof/>
                <w:webHidden/>
              </w:rPr>
              <w:fldChar w:fldCharType="begin"/>
            </w:r>
            <w:r w:rsidR="00D43136">
              <w:rPr>
                <w:noProof/>
                <w:webHidden/>
              </w:rPr>
              <w:instrText xml:space="preserve"> PAGEREF _Toc183976787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3AE277F4" w14:textId="55DFBF24" w:rsidR="00D43136" w:rsidRDefault="00407997">
          <w:pPr>
            <w:pStyle w:val="TOC3"/>
            <w:tabs>
              <w:tab w:val="left" w:pos="1320"/>
              <w:tab w:val="right" w:leader="dot" w:pos="8630"/>
            </w:tabs>
            <w:rPr>
              <w:rFonts w:asciiTheme="minorHAnsi" w:eastAsiaTheme="minorEastAsia" w:hAnsiTheme="minorHAnsi"/>
              <w:noProof/>
              <w:sz w:val="22"/>
            </w:rPr>
          </w:pPr>
          <w:hyperlink w:anchor="_Toc183976788" w:history="1">
            <w:r w:rsidR="00D43136" w:rsidRPr="00616F54">
              <w:rPr>
                <w:rStyle w:val="Hyperlink"/>
                <w:noProof/>
              </w:rPr>
              <w:t>2.2.3</w:t>
            </w:r>
            <w:r w:rsidR="00D43136">
              <w:rPr>
                <w:rFonts w:asciiTheme="minorHAnsi" w:eastAsiaTheme="minorEastAsia" w:hAnsiTheme="minorHAnsi"/>
                <w:noProof/>
                <w:sz w:val="22"/>
              </w:rPr>
              <w:tab/>
            </w:r>
            <w:r w:rsidR="00D43136" w:rsidRPr="00616F54">
              <w:rPr>
                <w:rStyle w:val="Hyperlink"/>
                <w:noProof/>
              </w:rPr>
              <w:t>How doing physical activities affects sleep quality</w:t>
            </w:r>
            <w:r w:rsidR="00D43136">
              <w:rPr>
                <w:noProof/>
                <w:webHidden/>
              </w:rPr>
              <w:tab/>
            </w:r>
            <w:r w:rsidR="00D43136">
              <w:rPr>
                <w:noProof/>
                <w:webHidden/>
              </w:rPr>
              <w:fldChar w:fldCharType="begin"/>
            </w:r>
            <w:r w:rsidR="00D43136">
              <w:rPr>
                <w:noProof/>
                <w:webHidden/>
              </w:rPr>
              <w:instrText xml:space="preserve"> PAGEREF _Toc183976788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1D20A03D" w14:textId="43FF42AE" w:rsidR="00D43136" w:rsidRDefault="00407997">
          <w:pPr>
            <w:pStyle w:val="TOC2"/>
            <w:rPr>
              <w:rFonts w:asciiTheme="minorHAnsi" w:eastAsiaTheme="minorEastAsia" w:hAnsiTheme="minorHAnsi"/>
              <w:noProof/>
              <w:sz w:val="22"/>
            </w:rPr>
          </w:pPr>
          <w:hyperlink w:anchor="_Toc183976789" w:history="1">
            <w:r w:rsidR="00D43136" w:rsidRPr="00616F54">
              <w:rPr>
                <w:rStyle w:val="Hyperlink"/>
                <w:noProof/>
              </w:rPr>
              <w:t>2.3</w:t>
            </w:r>
            <w:r w:rsidR="00D43136">
              <w:rPr>
                <w:rFonts w:asciiTheme="minorHAnsi" w:eastAsiaTheme="minorEastAsia" w:hAnsiTheme="minorHAnsi"/>
                <w:noProof/>
                <w:sz w:val="22"/>
              </w:rPr>
              <w:tab/>
            </w:r>
            <w:r w:rsidR="00D43136" w:rsidRPr="00616F54">
              <w:rPr>
                <w:rStyle w:val="Hyperlink"/>
                <w:noProof/>
              </w:rPr>
              <w:t>Discussion</w:t>
            </w:r>
            <w:r w:rsidR="00D43136">
              <w:rPr>
                <w:noProof/>
                <w:webHidden/>
              </w:rPr>
              <w:tab/>
            </w:r>
            <w:r w:rsidR="00D43136">
              <w:rPr>
                <w:noProof/>
                <w:webHidden/>
              </w:rPr>
              <w:fldChar w:fldCharType="begin"/>
            </w:r>
            <w:r w:rsidR="00D43136">
              <w:rPr>
                <w:noProof/>
                <w:webHidden/>
              </w:rPr>
              <w:instrText xml:space="preserve"> PAGEREF _Toc183976789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07AFFA69" w14:textId="55A52276" w:rsidR="00D43136" w:rsidRDefault="00407997">
          <w:pPr>
            <w:pStyle w:val="TOC2"/>
            <w:rPr>
              <w:rFonts w:asciiTheme="minorHAnsi" w:eastAsiaTheme="minorEastAsia" w:hAnsiTheme="minorHAnsi"/>
              <w:noProof/>
              <w:sz w:val="22"/>
            </w:rPr>
          </w:pPr>
          <w:hyperlink w:anchor="_Toc183976790" w:history="1">
            <w:r w:rsidR="00D43136" w:rsidRPr="00616F54">
              <w:rPr>
                <w:rStyle w:val="Hyperlink"/>
                <w:noProof/>
              </w:rPr>
              <w:t>2.4</w:t>
            </w:r>
            <w:r w:rsidR="00D43136">
              <w:rPr>
                <w:rFonts w:asciiTheme="minorHAnsi" w:eastAsiaTheme="minorEastAsia" w:hAnsiTheme="minorHAnsi"/>
                <w:noProof/>
                <w:sz w:val="22"/>
              </w:rPr>
              <w:tab/>
            </w:r>
            <w:r w:rsidR="00D43136" w:rsidRPr="00616F54">
              <w:rPr>
                <w:rStyle w:val="Hyperlink"/>
                <w:noProof/>
              </w:rPr>
              <w:t>Conclusion and future studies</w:t>
            </w:r>
            <w:r w:rsidR="00D43136">
              <w:rPr>
                <w:noProof/>
                <w:webHidden/>
              </w:rPr>
              <w:tab/>
            </w:r>
            <w:r w:rsidR="00D43136">
              <w:rPr>
                <w:noProof/>
                <w:webHidden/>
              </w:rPr>
              <w:fldChar w:fldCharType="begin"/>
            </w:r>
            <w:r w:rsidR="00D43136">
              <w:rPr>
                <w:noProof/>
                <w:webHidden/>
              </w:rPr>
              <w:instrText xml:space="preserve"> PAGEREF _Toc183976790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0526551B" w14:textId="059B3B22" w:rsidR="00D43136" w:rsidRDefault="00407997">
          <w:pPr>
            <w:pStyle w:val="TOC1"/>
            <w:tabs>
              <w:tab w:val="left" w:pos="440"/>
              <w:tab w:val="right" w:leader="dot" w:pos="8630"/>
            </w:tabs>
            <w:rPr>
              <w:rFonts w:asciiTheme="minorHAnsi" w:eastAsiaTheme="minorEastAsia" w:hAnsiTheme="minorHAnsi"/>
              <w:noProof/>
              <w:sz w:val="22"/>
            </w:rPr>
          </w:pPr>
          <w:hyperlink w:anchor="_Toc183976791" w:history="1">
            <w:r w:rsidR="00D43136" w:rsidRPr="00616F54">
              <w:rPr>
                <w:rStyle w:val="Hyperlink"/>
                <w:noProof/>
              </w:rPr>
              <w:t>3</w:t>
            </w:r>
            <w:r w:rsidR="00D43136">
              <w:rPr>
                <w:rFonts w:asciiTheme="minorHAnsi" w:eastAsiaTheme="minorEastAsia" w:hAnsiTheme="minorHAnsi"/>
                <w:noProof/>
                <w:sz w:val="22"/>
              </w:rPr>
              <w:tab/>
            </w:r>
            <w:r w:rsidR="00D43136" w:rsidRPr="00616F54">
              <w:rPr>
                <w:rStyle w:val="Hyperlink"/>
                <w:noProof/>
              </w:rPr>
              <w:t>APPENDIX A: R CODE FOR DATA ANALYSIS AND GRAPH CREATION</w:t>
            </w:r>
            <w:r w:rsidR="00D43136">
              <w:rPr>
                <w:noProof/>
                <w:webHidden/>
              </w:rPr>
              <w:tab/>
            </w:r>
            <w:r w:rsidR="00D43136">
              <w:rPr>
                <w:noProof/>
                <w:webHidden/>
              </w:rPr>
              <w:fldChar w:fldCharType="begin"/>
            </w:r>
            <w:r w:rsidR="00D43136">
              <w:rPr>
                <w:noProof/>
                <w:webHidden/>
              </w:rPr>
              <w:instrText xml:space="preserve"> PAGEREF _Toc183976791 \h </w:instrText>
            </w:r>
            <w:r w:rsidR="00D43136">
              <w:rPr>
                <w:noProof/>
                <w:webHidden/>
              </w:rPr>
            </w:r>
            <w:r w:rsidR="00D43136">
              <w:rPr>
                <w:noProof/>
                <w:webHidden/>
              </w:rPr>
              <w:fldChar w:fldCharType="separate"/>
            </w:r>
            <w:r w:rsidR="00ED2962">
              <w:rPr>
                <w:noProof/>
                <w:webHidden/>
              </w:rPr>
              <w:t>1</w:t>
            </w:r>
            <w:r w:rsidR="00D43136">
              <w:rPr>
                <w:noProof/>
                <w:webHidden/>
              </w:rPr>
              <w:fldChar w:fldCharType="end"/>
            </w:r>
          </w:hyperlink>
        </w:p>
        <w:p w14:paraId="2A9BA0CF" w14:textId="1A20B0C9" w:rsidR="00D43136" w:rsidRDefault="00407997">
          <w:pPr>
            <w:pStyle w:val="TOC1"/>
            <w:tabs>
              <w:tab w:val="left" w:pos="440"/>
              <w:tab w:val="right" w:leader="dot" w:pos="8630"/>
            </w:tabs>
            <w:rPr>
              <w:rFonts w:asciiTheme="minorHAnsi" w:eastAsiaTheme="minorEastAsia" w:hAnsiTheme="minorHAnsi"/>
              <w:noProof/>
              <w:sz w:val="22"/>
            </w:rPr>
          </w:pPr>
          <w:hyperlink w:anchor="_Toc183976792" w:history="1">
            <w:r w:rsidR="00D43136" w:rsidRPr="00616F54">
              <w:rPr>
                <w:rStyle w:val="Hyperlink"/>
                <w:noProof/>
              </w:rPr>
              <w:t>4</w:t>
            </w:r>
            <w:r w:rsidR="00D43136">
              <w:rPr>
                <w:rFonts w:asciiTheme="minorHAnsi" w:eastAsiaTheme="minorEastAsia" w:hAnsiTheme="minorHAnsi"/>
                <w:noProof/>
                <w:sz w:val="22"/>
              </w:rPr>
              <w:tab/>
            </w:r>
            <w:r w:rsidR="00D43136" w:rsidRPr="00616F54">
              <w:rPr>
                <w:rStyle w:val="Hyperlink"/>
                <w:noProof/>
              </w:rPr>
              <w:t>REFERENCES</w:t>
            </w:r>
            <w:r w:rsidR="00D43136">
              <w:rPr>
                <w:noProof/>
                <w:webHidden/>
              </w:rPr>
              <w:tab/>
            </w:r>
            <w:r w:rsidR="00D43136">
              <w:rPr>
                <w:noProof/>
                <w:webHidden/>
              </w:rPr>
              <w:fldChar w:fldCharType="begin"/>
            </w:r>
            <w:r w:rsidR="00D43136">
              <w:rPr>
                <w:noProof/>
                <w:webHidden/>
              </w:rPr>
              <w:instrText xml:space="preserve"> PAGEREF _Toc183976792 \h </w:instrText>
            </w:r>
            <w:r w:rsidR="00D43136">
              <w:rPr>
                <w:noProof/>
                <w:webHidden/>
              </w:rPr>
              <w:fldChar w:fldCharType="separate"/>
            </w:r>
            <w:r w:rsidR="00ED2962">
              <w:rPr>
                <w:b/>
                <w:bCs/>
                <w:noProof/>
                <w:webHidden/>
              </w:rPr>
              <w:t>Error! Bookmark not defined.</w:t>
            </w:r>
            <w:r w:rsidR="00D43136">
              <w:rPr>
                <w:noProof/>
                <w:webHidden/>
              </w:rPr>
              <w:fldChar w:fldCharType="end"/>
            </w:r>
          </w:hyperlink>
        </w:p>
        <w:p w14:paraId="1E457A3B" w14:textId="2F75014A" w:rsidR="006B1FD3" w:rsidRDefault="007D4B96" w:rsidP="0081459F">
          <w:r>
            <w:rPr>
              <w:rFonts w:ascii="Times New Roman" w:hAnsi="Times New Roman"/>
              <w:sz w:val="24"/>
            </w:rPr>
            <w:fldChar w:fldCharType="end"/>
          </w:r>
        </w:p>
      </w:sdtContent>
    </w:sdt>
    <w:p w14:paraId="39C1AC75" w14:textId="77777777" w:rsidR="006B1FD3" w:rsidRDefault="006B1FD3" w:rsidP="003C2E9D"/>
    <w:p w14:paraId="5872A9CE" w14:textId="0BAD1B64" w:rsidR="0081459F" w:rsidRDefault="0081459F">
      <w:r>
        <w:br w:type="page"/>
      </w:r>
    </w:p>
    <w:p w14:paraId="34D568CF" w14:textId="55979101" w:rsidR="0081459F" w:rsidRDefault="0081459F" w:rsidP="00DD09B4">
      <w:pPr>
        <w:pStyle w:val="Heading1"/>
        <w:numPr>
          <w:ilvl w:val="0"/>
          <w:numId w:val="0"/>
        </w:numPr>
        <w:ind w:left="432" w:hanging="432"/>
      </w:pPr>
      <w:bookmarkStart w:id="3" w:name="_Toc183976772"/>
      <w:r>
        <w:lastRenderedPageBreak/>
        <w:t>TABLES</w:t>
      </w:r>
      <w:bookmarkEnd w:id="3"/>
    </w:p>
    <w:p w14:paraId="6F9A641F" w14:textId="7F66F3E4" w:rsidR="00622D53" w:rsidRDefault="0081459F">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83976739" w:history="1">
        <w:r w:rsidR="00622D53" w:rsidRPr="000C59F3">
          <w:rPr>
            <w:rStyle w:val="Hyperlink"/>
            <w:b/>
            <w:bCs/>
            <w:noProof/>
          </w:rPr>
          <w:t>Table 1</w:t>
        </w:r>
        <w:r w:rsidR="00622D53" w:rsidRPr="000C59F3">
          <w:rPr>
            <w:rStyle w:val="Hyperlink"/>
            <w:noProof/>
          </w:rPr>
          <w:t>: Data terms</w:t>
        </w:r>
        <w:r w:rsidR="00622D53">
          <w:rPr>
            <w:noProof/>
            <w:webHidden/>
          </w:rPr>
          <w:tab/>
        </w:r>
        <w:r w:rsidR="00622D53">
          <w:rPr>
            <w:noProof/>
            <w:webHidden/>
          </w:rPr>
          <w:fldChar w:fldCharType="begin"/>
        </w:r>
        <w:r w:rsidR="00622D53">
          <w:rPr>
            <w:noProof/>
            <w:webHidden/>
          </w:rPr>
          <w:instrText xml:space="preserve"> PAGEREF _Toc183976739 \h </w:instrText>
        </w:r>
        <w:r w:rsidR="00622D53">
          <w:rPr>
            <w:noProof/>
            <w:webHidden/>
          </w:rPr>
        </w:r>
        <w:r w:rsidR="00622D53">
          <w:rPr>
            <w:noProof/>
            <w:webHidden/>
          </w:rPr>
          <w:fldChar w:fldCharType="separate"/>
        </w:r>
        <w:r w:rsidR="00ED2962">
          <w:rPr>
            <w:noProof/>
            <w:webHidden/>
          </w:rPr>
          <w:t>1</w:t>
        </w:r>
        <w:r w:rsidR="00622D53">
          <w:rPr>
            <w:noProof/>
            <w:webHidden/>
          </w:rPr>
          <w:fldChar w:fldCharType="end"/>
        </w:r>
      </w:hyperlink>
    </w:p>
    <w:p w14:paraId="0B00863A" w14:textId="10FFE918" w:rsidR="0081459F" w:rsidRDefault="0081459F" w:rsidP="003C2E9D">
      <w:r>
        <w:fldChar w:fldCharType="end"/>
      </w:r>
    </w:p>
    <w:p w14:paraId="65D9EC46" w14:textId="744A28D8" w:rsidR="003D18AF" w:rsidRDefault="003D18AF">
      <w:r>
        <w:br w:type="page"/>
      </w:r>
    </w:p>
    <w:p w14:paraId="5C0DEA7E" w14:textId="757DBF6E" w:rsidR="003D18AF" w:rsidRDefault="003D18AF" w:rsidP="003D18AF">
      <w:pPr>
        <w:pStyle w:val="Heading1"/>
        <w:numPr>
          <w:ilvl w:val="0"/>
          <w:numId w:val="0"/>
        </w:numPr>
        <w:ind w:left="432" w:hanging="432"/>
      </w:pPr>
      <w:bookmarkStart w:id="4" w:name="_Toc183976773"/>
      <w:r>
        <w:lastRenderedPageBreak/>
        <w:t>FIGURES</w:t>
      </w:r>
      <w:bookmarkEnd w:id="4"/>
    </w:p>
    <w:p w14:paraId="7C8D002C" w14:textId="52BD03FE" w:rsidR="00622D53" w:rsidRDefault="003D18AF">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83976740" w:history="1">
        <w:r w:rsidR="00622D53" w:rsidRPr="00642AB2">
          <w:rPr>
            <w:rStyle w:val="Hyperlink"/>
            <w:b/>
            <w:bCs/>
            <w:noProof/>
          </w:rPr>
          <w:t>Figure 1</w:t>
        </w:r>
        <w:r w:rsidR="00622D53" w:rsidRPr="00642AB2">
          <w:rPr>
            <w:rStyle w:val="Hyperlink"/>
            <w:noProof/>
          </w:rPr>
          <w:t>: Sleep duration across age and gender</w:t>
        </w:r>
        <w:r w:rsidR="00622D53">
          <w:rPr>
            <w:noProof/>
            <w:webHidden/>
          </w:rPr>
          <w:tab/>
        </w:r>
        <w:r w:rsidR="00622D53">
          <w:rPr>
            <w:noProof/>
            <w:webHidden/>
          </w:rPr>
          <w:fldChar w:fldCharType="begin"/>
        </w:r>
        <w:r w:rsidR="00622D53">
          <w:rPr>
            <w:noProof/>
            <w:webHidden/>
          </w:rPr>
          <w:instrText xml:space="preserve"> PAGEREF _Toc183976740 \h </w:instrText>
        </w:r>
        <w:r w:rsidR="00622D53">
          <w:rPr>
            <w:noProof/>
            <w:webHidden/>
          </w:rPr>
        </w:r>
        <w:r w:rsidR="00622D53">
          <w:rPr>
            <w:noProof/>
            <w:webHidden/>
          </w:rPr>
          <w:fldChar w:fldCharType="separate"/>
        </w:r>
        <w:r w:rsidR="00ED2962">
          <w:rPr>
            <w:noProof/>
            <w:webHidden/>
          </w:rPr>
          <w:t>1</w:t>
        </w:r>
        <w:r w:rsidR="00622D53">
          <w:rPr>
            <w:noProof/>
            <w:webHidden/>
          </w:rPr>
          <w:fldChar w:fldCharType="end"/>
        </w:r>
      </w:hyperlink>
    </w:p>
    <w:p w14:paraId="484C823C" w14:textId="4C6B8A5E" w:rsidR="00622D53" w:rsidRDefault="00407997">
      <w:pPr>
        <w:pStyle w:val="TableofFigures"/>
        <w:tabs>
          <w:tab w:val="right" w:leader="dot" w:pos="8630"/>
        </w:tabs>
        <w:rPr>
          <w:rFonts w:asciiTheme="minorHAnsi" w:eastAsiaTheme="minorEastAsia" w:hAnsiTheme="minorHAnsi"/>
          <w:noProof/>
          <w:sz w:val="22"/>
        </w:rPr>
      </w:pPr>
      <w:hyperlink w:anchor="_Toc183976741" w:history="1">
        <w:r w:rsidR="00622D53" w:rsidRPr="00642AB2">
          <w:rPr>
            <w:rStyle w:val="Hyperlink"/>
            <w:b/>
            <w:bCs/>
            <w:noProof/>
          </w:rPr>
          <w:t>Figure 2</w:t>
        </w:r>
        <w:r w:rsidR="00622D53" w:rsidRPr="00642AB2">
          <w:rPr>
            <w:rStyle w:val="Hyperlink"/>
            <w:noProof/>
          </w:rPr>
          <w:t>: Connection between stress and sleep disorders</w:t>
        </w:r>
        <w:r w:rsidR="00622D53">
          <w:rPr>
            <w:noProof/>
            <w:webHidden/>
          </w:rPr>
          <w:tab/>
        </w:r>
        <w:r w:rsidR="00622D53">
          <w:rPr>
            <w:noProof/>
            <w:webHidden/>
          </w:rPr>
          <w:fldChar w:fldCharType="begin"/>
        </w:r>
        <w:r w:rsidR="00622D53">
          <w:rPr>
            <w:noProof/>
            <w:webHidden/>
          </w:rPr>
          <w:instrText xml:space="preserve"> PAGEREF _Toc183976741 \h </w:instrText>
        </w:r>
        <w:r w:rsidR="00622D53">
          <w:rPr>
            <w:noProof/>
            <w:webHidden/>
          </w:rPr>
        </w:r>
        <w:r w:rsidR="00622D53">
          <w:rPr>
            <w:noProof/>
            <w:webHidden/>
          </w:rPr>
          <w:fldChar w:fldCharType="separate"/>
        </w:r>
        <w:r w:rsidR="00ED2962">
          <w:rPr>
            <w:noProof/>
            <w:webHidden/>
          </w:rPr>
          <w:t>1</w:t>
        </w:r>
        <w:r w:rsidR="00622D53">
          <w:rPr>
            <w:noProof/>
            <w:webHidden/>
          </w:rPr>
          <w:fldChar w:fldCharType="end"/>
        </w:r>
      </w:hyperlink>
    </w:p>
    <w:p w14:paraId="3A2D0127" w14:textId="4EF7C662" w:rsidR="00622D53" w:rsidRDefault="00407997">
      <w:pPr>
        <w:pStyle w:val="TableofFigures"/>
        <w:tabs>
          <w:tab w:val="right" w:leader="dot" w:pos="8630"/>
        </w:tabs>
        <w:rPr>
          <w:rFonts w:asciiTheme="minorHAnsi" w:eastAsiaTheme="minorEastAsia" w:hAnsiTheme="minorHAnsi"/>
          <w:noProof/>
          <w:sz w:val="22"/>
        </w:rPr>
      </w:pPr>
      <w:hyperlink w:anchor="_Toc183976742" w:history="1">
        <w:r w:rsidR="00622D53" w:rsidRPr="00642AB2">
          <w:rPr>
            <w:rStyle w:val="Hyperlink"/>
            <w:b/>
            <w:bCs/>
            <w:noProof/>
          </w:rPr>
          <w:t>Figure 3</w:t>
        </w:r>
        <w:r w:rsidR="00622D53" w:rsidRPr="00642AB2">
          <w:rPr>
            <w:rStyle w:val="Hyperlink"/>
            <w:noProof/>
          </w:rPr>
          <w:t>: Stress levels by occupation</w:t>
        </w:r>
        <w:r w:rsidR="00622D53">
          <w:rPr>
            <w:noProof/>
            <w:webHidden/>
          </w:rPr>
          <w:tab/>
        </w:r>
        <w:r w:rsidR="00622D53">
          <w:rPr>
            <w:noProof/>
            <w:webHidden/>
          </w:rPr>
          <w:fldChar w:fldCharType="begin"/>
        </w:r>
        <w:r w:rsidR="00622D53">
          <w:rPr>
            <w:noProof/>
            <w:webHidden/>
          </w:rPr>
          <w:instrText xml:space="preserve"> PAGEREF _Toc183976742 \h </w:instrText>
        </w:r>
        <w:r w:rsidR="00622D53">
          <w:rPr>
            <w:noProof/>
            <w:webHidden/>
          </w:rPr>
        </w:r>
        <w:r w:rsidR="00622D53">
          <w:rPr>
            <w:noProof/>
            <w:webHidden/>
          </w:rPr>
          <w:fldChar w:fldCharType="separate"/>
        </w:r>
        <w:r w:rsidR="00ED2962">
          <w:rPr>
            <w:noProof/>
            <w:webHidden/>
          </w:rPr>
          <w:t>1</w:t>
        </w:r>
        <w:r w:rsidR="00622D53">
          <w:rPr>
            <w:noProof/>
            <w:webHidden/>
          </w:rPr>
          <w:fldChar w:fldCharType="end"/>
        </w:r>
      </w:hyperlink>
    </w:p>
    <w:p w14:paraId="6B920856" w14:textId="331B90FD" w:rsidR="00622D53" w:rsidRDefault="00407997">
      <w:pPr>
        <w:pStyle w:val="TableofFigures"/>
        <w:tabs>
          <w:tab w:val="right" w:leader="dot" w:pos="8630"/>
        </w:tabs>
        <w:rPr>
          <w:rFonts w:asciiTheme="minorHAnsi" w:eastAsiaTheme="minorEastAsia" w:hAnsiTheme="minorHAnsi"/>
          <w:noProof/>
          <w:sz w:val="22"/>
        </w:rPr>
      </w:pPr>
      <w:hyperlink w:anchor="_Toc183976743" w:history="1">
        <w:r w:rsidR="00622D53" w:rsidRPr="00642AB2">
          <w:rPr>
            <w:rStyle w:val="Hyperlink"/>
            <w:b/>
            <w:bCs/>
            <w:noProof/>
          </w:rPr>
          <w:t>Figure 4</w:t>
        </w:r>
        <w:r w:rsidR="00622D53" w:rsidRPr="00642AB2">
          <w:rPr>
            <w:rStyle w:val="Hyperlink"/>
            <w:noProof/>
          </w:rPr>
          <w:t>: How physical activity time affects sleep quality</w:t>
        </w:r>
        <w:r w:rsidR="00622D53">
          <w:rPr>
            <w:noProof/>
            <w:webHidden/>
          </w:rPr>
          <w:tab/>
        </w:r>
        <w:r w:rsidR="00622D53">
          <w:rPr>
            <w:noProof/>
            <w:webHidden/>
          </w:rPr>
          <w:fldChar w:fldCharType="begin"/>
        </w:r>
        <w:r w:rsidR="00622D53">
          <w:rPr>
            <w:noProof/>
            <w:webHidden/>
          </w:rPr>
          <w:instrText xml:space="preserve"> PAGEREF _Toc183976743 \h </w:instrText>
        </w:r>
        <w:r w:rsidR="00622D53">
          <w:rPr>
            <w:noProof/>
            <w:webHidden/>
          </w:rPr>
        </w:r>
        <w:r w:rsidR="00622D53">
          <w:rPr>
            <w:noProof/>
            <w:webHidden/>
          </w:rPr>
          <w:fldChar w:fldCharType="separate"/>
        </w:r>
        <w:r w:rsidR="00ED2962">
          <w:rPr>
            <w:noProof/>
            <w:webHidden/>
          </w:rPr>
          <w:t>1</w:t>
        </w:r>
        <w:r w:rsidR="00622D53">
          <w:rPr>
            <w:noProof/>
            <w:webHidden/>
          </w:rPr>
          <w:fldChar w:fldCharType="end"/>
        </w:r>
      </w:hyperlink>
    </w:p>
    <w:p w14:paraId="7425DAE4" w14:textId="5C56BCE8" w:rsidR="003D18AF" w:rsidRPr="003D18AF" w:rsidRDefault="003D18AF" w:rsidP="003D18AF">
      <w:r>
        <w:fldChar w:fldCharType="end"/>
      </w:r>
    </w:p>
    <w:p w14:paraId="7666C529" w14:textId="77777777" w:rsidR="0081459F" w:rsidRDefault="0081459F">
      <w:r>
        <w:br w:type="page"/>
      </w:r>
    </w:p>
    <w:p w14:paraId="523CE3E9" w14:textId="74A68A4B" w:rsidR="0081459F" w:rsidRDefault="0081459F" w:rsidP="003C2E9D">
      <w:pPr>
        <w:sectPr w:rsidR="0081459F" w:rsidSect="00AF6FF1">
          <w:footerReference w:type="default" r:id="rId15"/>
          <w:pgSz w:w="12240" w:h="15840" w:code="1"/>
          <w:pgMar w:top="1440" w:right="1440" w:bottom="1440" w:left="2160" w:header="720" w:footer="720" w:gutter="0"/>
          <w:pgNumType w:fmt="lowerRoman" w:start="1"/>
          <w:cols w:space="720"/>
          <w:docGrid w:linePitch="360"/>
        </w:sectPr>
      </w:pPr>
    </w:p>
    <w:p w14:paraId="13FDCD36" w14:textId="1D476ECF" w:rsidR="00AE5797" w:rsidRPr="006B1FD3" w:rsidRDefault="00AE5797" w:rsidP="00DD09B4">
      <w:pPr>
        <w:pStyle w:val="Heading1"/>
        <w:numPr>
          <w:ilvl w:val="0"/>
          <w:numId w:val="11"/>
        </w:numPr>
      </w:pPr>
      <w:bookmarkStart w:id="5" w:name="_Toc183976774"/>
      <w:commentRangeStart w:id="6"/>
      <w:r w:rsidRPr="006B1FD3">
        <w:lastRenderedPageBreak/>
        <w:t>INTRODUCTION</w:t>
      </w:r>
      <w:bookmarkEnd w:id="5"/>
      <w:commentRangeEnd w:id="6"/>
      <w:r w:rsidR="00821D74">
        <w:rPr>
          <w:rStyle w:val="CommentReference"/>
          <w:rFonts w:asciiTheme="minorHAnsi" w:eastAsiaTheme="minorHAnsi" w:hAnsiTheme="minorHAnsi" w:cstheme="minorBidi"/>
          <w:b w:val="0"/>
        </w:rPr>
        <w:commentReference w:id="6"/>
      </w:r>
    </w:p>
    <w:p w14:paraId="555CE19A" w14:textId="7AC5EF34" w:rsidR="0027302E" w:rsidRPr="00CC7243" w:rsidRDefault="003E5BC6" w:rsidP="0027302E">
      <w:pPr>
        <w:pStyle w:val="Paragraph"/>
        <w:ind w:left="720"/>
      </w:pPr>
      <w:del w:id="7" w:author="Melissa Laurino" w:date="2024-12-04T06:48:00Z">
        <w:r w:rsidRPr="003E5BC6" w:rsidDel="00821D74">
          <w:delText>The first section presents the data, outlines the research question, and defines the null and alternative hypotheses for the expected findings</w:delText>
        </w:r>
        <w:r w:rsidR="00CC7243" w:rsidRPr="00CC7243" w:rsidDel="00821D74">
          <w:delText xml:space="preserve">. </w:delText>
        </w:r>
      </w:del>
    </w:p>
    <w:p w14:paraId="4112D7D3" w14:textId="74E3FF62" w:rsidR="003E5BC6" w:rsidRDefault="003E5BC6" w:rsidP="0081459F">
      <w:pPr>
        <w:pStyle w:val="Heading2"/>
      </w:pPr>
      <w:bookmarkStart w:id="8" w:name="_Toc183976775"/>
      <w:r>
        <w:t>Data description</w:t>
      </w:r>
      <w:bookmarkEnd w:id="8"/>
    </w:p>
    <w:tbl>
      <w:tblPr>
        <w:tblStyle w:val="TableGrid"/>
        <w:tblW w:w="0" w:type="auto"/>
        <w:tblLook w:val="04A0" w:firstRow="1" w:lastRow="0" w:firstColumn="1" w:lastColumn="0" w:noHBand="0" w:noVBand="1"/>
      </w:tblPr>
      <w:tblGrid>
        <w:gridCol w:w="2605"/>
        <w:gridCol w:w="6025"/>
      </w:tblGrid>
      <w:tr w:rsidR="0053295B" w14:paraId="4512A8B5" w14:textId="77777777" w:rsidTr="002131B8">
        <w:tc>
          <w:tcPr>
            <w:tcW w:w="2605" w:type="dxa"/>
          </w:tcPr>
          <w:p w14:paraId="36C1E1AF" w14:textId="7FC6567B" w:rsidR="0053295B" w:rsidRDefault="0053295B" w:rsidP="002131B8">
            <w:pPr>
              <w:spacing w:before="100" w:after="60" w:line="288" w:lineRule="auto"/>
            </w:pPr>
            <w:r w:rsidRPr="00E85706">
              <w:rPr>
                <w:b/>
                <w:bCs/>
              </w:rPr>
              <w:t>Person ID</w:t>
            </w:r>
          </w:p>
        </w:tc>
        <w:tc>
          <w:tcPr>
            <w:tcW w:w="6025" w:type="dxa"/>
          </w:tcPr>
          <w:p w14:paraId="46FBCDCA" w14:textId="374F7C3D" w:rsidR="0053295B" w:rsidRDefault="0053295B" w:rsidP="002131B8">
            <w:pPr>
              <w:spacing w:before="100" w:after="60" w:line="288" w:lineRule="auto"/>
            </w:pPr>
            <w:r>
              <w:t>A unique identifier for each individual</w:t>
            </w:r>
          </w:p>
        </w:tc>
      </w:tr>
      <w:tr w:rsidR="0053295B" w14:paraId="2F06A966" w14:textId="77777777" w:rsidTr="002131B8">
        <w:tc>
          <w:tcPr>
            <w:tcW w:w="2605" w:type="dxa"/>
          </w:tcPr>
          <w:p w14:paraId="77DEF7ED" w14:textId="04CE90CE" w:rsidR="0053295B" w:rsidRDefault="0053295B" w:rsidP="002131B8">
            <w:pPr>
              <w:spacing w:before="100" w:after="60" w:line="288" w:lineRule="auto"/>
            </w:pPr>
            <w:r w:rsidRPr="00E85706">
              <w:rPr>
                <w:b/>
                <w:bCs/>
              </w:rPr>
              <w:t>Gender</w:t>
            </w:r>
          </w:p>
        </w:tc>
        <w:tc>
          <w:tcPr>
            <w:tcW w:w="6025" w:type="dxa"/>
          </w:tcPr>
          <w:p w14:paraId="3FDA2693" w14:textId="08396726" w:rsidR="0053295B" w:rsidRDefault="0053295B" w:rsidP="002131B8">
            <w:pPr>
              <w:spacing w:before="100" w:after="60" w:line="288" w:lineRule="auto"/>
            </w:pPr>
            <w:r>
              <w:t>The individual's gender (Male/Female)</w:t>
            </w:r>
          </w:p>
        </w:tc>
      </w:tr>
      <w:tr w:rsidR="0053295B" w14:paraId="5110A7FF" w14:textId="77777777" w:rsidTr="002131B8">
        <w:tc>
          <w:tcPr>
            <w:tcW w:w="2605" w:type="dxa"/>
          </w:tcPr>
          <w:p w14:paraId="2D9D7949" w14:textId="37511E89" w:rsidR="0053295B" w:rsidRDefault="0053295B" w:rsidP="002131B8">
            <w:pPr>
              <w:spacing w:before="100" w:after="60" w:line="288" w:lineRule="auto"/>
            </w:pPr>
            <w:r w:rsidRPr="00E85706">
              <w:rPr>
                <w:b/>
                <w:bCs/>
              </w:rPr>
              <w:t>Age</w:t>
            </w:r>
          </w:p>
        </w:tc>
        <w:tc>
          <w:tcPr>
            <w:tcW w:w="6025" w:type="dxa"/>
          </w:tcPr>
          <w:p w14:paraId="0D42A716" w14:textId="16E3B2E6" w:rsidR="0053295B" w:rsidRDefault="0053295B" w:rsidP="002131B8">
            <w:pPr>
              <w:spacing w:before="100" w:after="60" w:line="288" w:lineRule="auto"/>
            </w:pPr>
            <w:r>
              <w:t>The individual's age in years</w:t>
            </w:r>
          </w:p>
        </w:tc>
      </w:tr>
      <w:tr w:rsidR="0053295B" w14:paraId="21DC904C" w14:textId="77777777" w:rsidTr="002131B8">
        <w:tc>
          <w:tcPr>
            <w:tcW w:w="2605" w:type="dxa"/>
          </w:tcPr>
          <w:p w14:paraId="0D140D2E" w14:textId="4539DBA9" w:rsidR="0053295B" w:rsidRPr="00E85706" w:rsidRDefault="0053295B" w:rsidP="002131B8">
            <w:pPr>
              <w:spacing w:before="100" w:after="60" w:line="288" w:lineRule="auto"/>
              <w:rPr>
                <w:b/>
                <w:bCs/>
              </w:rPr>
            </w:pPr>
            <w:r w:rsidRPr="00E85706">
              <w:rPr>
                <w:b/>
                <w:bCs/>
              </w:rPr>
              <w:t>Occupation</w:t>
            </w:r>
          </w:p>
        </w:tc>
        <w:tc>
          <w:tcPr>
            <w:tcW w:w="6025" w:type="dxa"/>
          </w:tcPr>
          <w:p w14:paraId="554A639E" w14:textId="3126D16E" w:rsidR="0053295B" w:rsidRDefault="0053295B" w:rsidP="002131B8">
            <w:pPr>
              <w:spacing w:before="100" w:after="60" w:line="288" w:lineRule="auto"/>
            </w:pPr>
            <w:r>
              <w:t>The occupation or profession of the individual</w:t>
            </w:r>
          </w:p>
        </w:tc>
      </w:tr>
      <w:tr w:rsidR="0053295B" w14:paraId="01DAB147" w14:textId="77777777" w:rsidTr="002131B8">
        <w:tc>
          <w:tcPr>
            <w:tcW w:w="2605" w:type="dxa"/>
          </w:tcPr>
          <w:p w14:paraId="276CFCD3" w14:textId="0D96EB01" w:rsidR="0053295B" w:rsidRPr="00E85706" w:rsidRDefault="0053295B" w:rsidP="002131B8">
            <w:pPr>
              <w:spacing w:before="100" w:after="60" w:line="288" w:lineRule="auto"/>
              <w:rPr>
                <w:b/>
                <w:bCs/>
              </w:rPr>
            </w:pPr>
            <w:r w:rsidRPr="00E85706">
              <w:rPr>
                <w:b/>
                <w:bCs/>
              </w:rPr>
              <w:t>Sleep Duration</w:t>
            </w:r>
          </w:p>
        </w:tc>
        <w:tc>
          <w:tcPr>
            <w:tcW w:w="6025" w:type="dxa"/>
          </w:tcPr>
          <w:p w14:paraId="1B2BFECD" w14:textId="4C8B02F0" w:rsidR="0053295B" w:rsidRDefault="0053295B" w:rsidP="002131B8">
            <w:pPr>
              <w:spacing w:before="100" w:after="60" w:line="288" w:lineRule="auto"/>
            </w:pPr>
            <w:r>
              <w:t>The number of hours the individual sleeps per day</w:t>
            </w:r>
          </w:p>
        </w:tc>
      </w:tr>
      <w:tr w:rsidR="0053295B" w14:paraId="0883C940" w14:textId="77777777" w:rsidTr="002131B8">
        <w:tc>
          <w:tcPr>
            <w:tcW w:w="2605" w:type="dxa"/>
          </w:tcPr>
          <w:p w14:paraId="2C12D287" w14:textId="248DCA68" w:rsidR="0053295B" w:rsidRPr="00E85706" w:rsidRDefault="002131B8" w:rsidP="002131B8">
            <w:pPr>
              <w:spacing w:before="100" w:after="60" w:line="288" w:lineRule="auto"/>
              <w:rPr>
                <w:b/>
                <w:bCs/>
              </w:rPr>
            </w:pPr>
            <w:r w:rsidRPr="00E85706">
              <w:rPr>
                <w:b/>
                <w:bCs/>
              </w:rPr>
              <w:t>Quality of Sleep</w:t>
            </w:r>
          </w:p>
        </w:tc>
        <w:tc>
          <w:tcPr>
            <w:tcW w:w="6025" w:type="dxa"/>
          </w:tcPr>
          <w:p w14:paraId="6923410F" w14:textId="1E970955" w:rsidR="0053295B" w:rsidRDefault="002131B8" w:rsidP="002131B8">
            <w:pPr>
              <w:spacing w:before="100" w:line="360" w:lineRule="auto"/>
            </w:pPr>
            <w:r>
              <w:t>A subjective rating of the individual’s sleep quality, ranging from 1 to 10</w:t>
            </w:r>
          </w:p>
        </w:tc>
      </w:tr>
      <w:tr w:rsidR="0053295B" w14:paraId="36862ED8" w14:textId="77777777" w:rsidTr="002131B8">
        <w:tc>
          <w:tcPr>
            <w:tcW w:w="2605" w:type="dxa"/>
          </w:tcPr>
          <w:p w14:paraId="6092DE58" w14:textId="798A5F87" w:rsidR="0053295B" w:rsidRPr="00E85706" w:rsidRDefault="002131B8" w:rsidP="002131B8">
            <w:pPr>
              <w:spacing w:before="100" w:after="60" w:line="288" w:lineRule="auto"/>
              <w:rPr>
                <w:b/>
                <w:bCs/>
              </w:rPr>
            </w:pPr>
            <w:r w:rsidRPr="00E85706">
              <w:rPr>
                <w:b/>
                <w:bCs/>
              </w:rPr>
              <w:t>Physical Activity Level</w:t>
            </w:r>
          </w:p>
        </w:tc>
        <w:tc>
          <w:tcPr>
            <w:tcW w:w="6025" w:type="dxa"/>
          </w:tcPr>
          <w:p w14:paraId="7D68BF77" w14:textId="55F1BC9C" w:rsidR="0053295B" w:rsidRDefault="002131B8" w:rsidP="002131B8">
            <w:pPr>
              <w:spacing w:before="100" w:line="360" w:lineRule="auto"/>
            </w:pPr>
            <w:r>
              <w:t>The number of minutes the individual engages in physical activity daily</w:t>
            </w:r>
          </w:p>
        </w:tc>
      </w:tr>
      <w:tr w:rsidR="0053295B" w14:paraId="47011B1C" w14:textId="77777777" w:rsidTr="002131B8">
        <w:tc>
          <w:tcPr>
            <w:tcW w:w="2605" w:type="dxa"/>
          </w:tcPr>
          <w:p w14:paraId="427E5DB4" w14:textId="60C85DB5" w:rsidR="0053295B" w:rsidRPr="00E85706" w:rsidRDefault="002131B8" w:rsidP="002131B8">
            <w:pPr>
              <w:spacing w:before="100" w:after="60" w:line="288" w:lineRule="auto"/>
              <w:rPr>
                <w:b/>
                <w:bCs/>
              </w:rPr>
            </w:pPr>
            <w:r w:rsidRPr="00E85706">
              <w:rPr>
                <w:b/>
                <w:bCs/>
              </w:rPr>
              <w:t>Stress Level</w:t>
            </w:r>
          </w:p>
        </w:tc>
        <w:tc>
          <w:tcPr>
            <w:tcW w:w="6025" w:type="dxa"/>
          </w:tcPr>
          <w:p w14:paraId="04DDAB4B" w14:textId="4F17E3D3" w:rsidR="00410A9C" w:rsidRDefault="002131B8" w:rsidP="00410A9C">
            <w:pPr>
              <w:spacing w:before="100" w:line="360" w:lineRule="auto"/>
            </w:pPr>
            <w:r>
              <w:t>A subjective rating of the individual's stress level, ranging from 1 to 10</w:t>
            </w:r>
            <w:r w:rsidR="00410A9C">
              <w:t>.</w:t>
            </w:r>
          </w:p>
        </w:tc>
      </w:tr>
      <w:tr w:rsidR="00410A9C" w14:paraId="2F820404" w14:textId="77777777" w:rsidTr="002131B8">
        <w:tc>
          <w:tcPr>
            <w:tcW w:w="2605" w:type="dxa"/>
          </w:tcPr>
          <w:p w14:paraId="3F4F4EC4" w14:textId="363AE8C7" w:rsidR="00410A9C" w:rsidRPr="00410A9C" w:rsidRDefault="00410A9C" w:rsidP="002131B8">
            <w:pPr>
              <w:spacing w:before="100" w:after="60" w:line="288" w:lineRule="auto"/>
              <w:rPr>
                <w:b/>
                <w:bCs/>
              </w:rPr>
            </w:pPr>
            <w:r w:rsidRPr="00410A9C">
              <w:rPr>
                <w:b/>
                <w:bCs/>
              </w:rPr>
              <w:t>BMI Category</w:t>
            </w:r>
          </w:p>
        </w:tc>
        <w:tc>
          <w:tcPr>
            <w:tcW w:w="6025" w:type="dxa"/>
          </w:tcPr>
          <w:p w14:paraId="608D805B" w14:textId="474423B1" w:rsidR="00410A9C" w:rsidRDefault="00410A9C" w:rsidP="002131B8">
            <w:pPr>
              <w:spacing w:before="100" w:after="60" w:line="288" w:lineRule="auto"/>
            </w:pPr>
            <w:r w:rsidRPr="00410A9C">
              <w:t>The BMI category of the person (e.g., Underweight, Normal, Overweight).</w:t>
            </w:r>
          </w:p>
        </w:tc>
      </w:tr>
      <w:tr w:rsidR="0053295B" w14:paraId="6C114A9A" w14:textId="77777777" w:rsidTr="002131B8">
        <w:tc>
          <w:tcPr>
            <w:tcW w:w="2605" w:type="dxa"/>
          </w:tcPr>
          <w:p w14:paraId="2AA9EE46" w14:textId="7A31A0F0" w:rsidR="0053295B" w:rsidRPr="00E85706" w:rsidRDefault="002131B8" w:rsidP="002131B8">
            <w:pPr>
              <w:spacing w:before="100" w:after="60" w:line="288" w:lineRule="auto"/>
              <w:rPr>
                <w:b/>
                <w:bCs/>
              </w:rPr>
            </w:pPr>
            <w:r w:rsidRPr="00E85706">
              <w:rPr>
                <w:b/>
                <w:bCs/>
              </w:rPr>
              <w:t>Heart Rate</w:t>
            </w:r>
          </w:p>
        </w:tc>
        <w:tc>
          <w:tcPr>
            <w:tcW w:w="6025" w:type="dxa"/>
          </w:tcPr>
          <w:p w14:paraId="5426B597" w14:textId="014F1FF4" w:rsidR="0053295B" w:rsidRDefault="002131B8" w:rsidP="002131B8">
            <w:pPr>
              <w:spacing w:before="100" w:after="60" w:line="288" w:lineRule="auto"/>
            </w:pPr>
            <w:r>
              <w:t>The individual’s resting heart rate in beats per minute (bpm)</w:t>
            </w:r>
          </w:p>
        </w:tc>
      </w:tr>
      <w:tr w:rsidR="002131B8" w14:paraId="07A6473B" w14:textId="77777777" w:rsidTr="002131B8">
        <w:tc>
          <w:tcPr>
            <w:tcW w:w="2605" w:type="dxa"/>
          </w:tcPr>
          <w:p w14:paraId="7447FB41" w14:textId="47381001" w:rsidR="002131B8" w:rsidRPr="00E85706" w:rsidRDefault="002131B8" w:rsidP="002131B8">
            <w:pPr>
              <w:spacing w:before="100" w:after="60" w:line="288" w:lineRule="auto"/>
              <w:rPr>
                <w:b/>
                <w:bCs/>
              </w:rPr>
            </w:pPr>
            <w:r w:rsidRPr="00E85706">
              <w:rPr>
                <w:b/>
                <w:bCs/>
              </w:rPr>
              <w:t>Daily Steps</w:t>
            </w:r>
          </w:p>
        </w:tc>
        <w:tc>
          <w:tcPr>
            <w:tcW w:w="6025" w:type="dxa"/>
          </w:tcPr>
          <w:p w14:paraId="087EE866" w14:textId="7B4FB941" w:rsidR="002131B8" w:rsidRDefault="002131B8" w:rsidP="002131B8">
            <w:pPr>
              <w:spacing w:before="100" w:after="60" w:line="288" w:lineRule="auto"/>
            </w:pPr>
            <w:r>
              <w:t>The number of steps the individual takes per day</w:t>
            </w:r>
          </w:p>
        </w:tc>
      </w:tr>
      <w:tr w:rsidR="002131B8" w14:paraId="576EAF8B" w14:textId="77777777" w:rsidTr="002131B8">
        <w:tc>
          <w:tcPr>
            <w:tcW w:w="2605" w:type="dxa"/>
          </w:tcPr>
          <w:p w14:paraId="34CA198F" w14:textId="23B5B551" w:rsidR="002131B8" w:rsidRPr="00E85706" w:rsidRDefault="002131B8" w:rsidP="002131B8">
            <w:pPr>
              <w:spacing w:before="100" w:line="288" w:lineRule="auto"/>
              <w:rPr>
                <w:b/>
                <w:bCs/>
              </w:rPr>
            </w:pPr>
            <w:r w:rsidRPr="00E85706">
              <w:rPr>
                <w:b/>
                <w:bCs/>
              </w:rPr>
              <w:t>Sleep Disorder</w:t>
            </w:r>
          </w:p>
        </w:tc>
        <w:tc>
          <w:tcPr>
            <w:tcW w:w="6025" w:type="dxa"/>
          </w:tcPr>
          <w:p w14:paraId="138E8C2C" w14:textId="2CB6DFDD" w:rsidR="002131B8" w:rsidRDefault="002131B8" w:rsidP="002131B8">
            <w:pPr>
              <w:spacing w:before="100" w:line="360" w:lineRule="auto"/>
            </w:pPr>
            <w:r>
              <w:t xml:space="preserve">The presence or absence of a sleep disorder </w:t>
            </w:r>
            <w:r w:rsidR="008E3C5F">
              <w:t>by</w:t>
            </w:r>
            <w:r>
              <w:t xml:space="preserve"> individual</w:t>
            </w:r>
          </w:p>
          <w:p w14:paraId="5EA41F84" w14:textId="77777777" w:rsidR="002131B8" w:rsidRPr="002131B8" w:rsidRDefault="002131B8" w:rsidP="008E3C5F">
            <w:pPr>
              <w:pStyle w:val="ListParagraph"/>
              <w:numPr>
                <w:ilvl w:val="0"/>
                <w:numId w:val="6"/>
              </w:numPr>
              <w:spacing w:line="360" w:lineRule="auto"/>
            </w:pPr>
            <w:r w:rsidRPr="002131B8">
              <w:rPr>
                <w:b/>
                <w:bCs/>
              </w:rPr>
              <w:t>None</w:t>
            </w:r>
            <w:r w:rsidRPr="002131B8">
              <w:t>: No sleep problems.</w:t>
            </w:r>
          </w:p>
          <w:p w14:paraId="5959F93F" w14:textId="77777777" w:rsidR="002131B8" w:rsidRPr="002131B8" w:rsidRDefault="002131B8" w:rsidP="002131B8">
            <w:pPr>
              <w:pStyle w:val="ListParagraph"/>
              <w:numPr>
                <w:ilvl w:val="0"/>
                <w:numId w:val="6"/>
              </w:numPr>
              <w:spacing w:before="100" w:line="360" w:lineRule="auto"/>
            </w:pPr>
            <w:r w:rsidRPr="002131B8">
              <w:rPr>
                <w:b/>
                <w:bCs/>
              </w:rPr>
              <w:t>Insomnia</w:t>
            </w:r>
            <w:r w:rsidRPr="002131B8">
              <w:t>: The individual experiences difficulty falling asleep or staying asleep.</w:t>
            </w:r>
          </w:p>
          <w:p w14:paraId="48434303" w14:textId="587DBD95" w:rsidR="002131B8" w:rsidRPr="002131B8" w:rsidRDefault="002131B8" w:rsidP="002131B8">
            <w:pPr>
              <w:pStyle w:val="ListParagraph"/>
              <w:numPr>
                <w:ilvl w:val="0"/>
                <w:numId w:val="6"/>
              </w:numPr>
              <w:spacing w:before="100" w:line="360" w:lineRule="auto"/>
            </w:pPr>
            <w:r w:rsidRPr="002131B8">
              <w:rPr>
                <w:b/>
                <w:bCs/>
              </w:rPr>
              <w:t>Sleep Apnea</w:t>
            </w:r>
            <w:r w:rsidRPr="002131B8">
              <w:t>: Breathing stops briefly during sleep, often causing snoring and tiredness.</w:t>
            </w:r>
          </w:p>
        </w:tc>
      </w:tr>
    </w:tbl>
    <w:p w14:paraId="2FE5C9F6" w14:textId="25A1BD14" w:rsidR="0053295B" w:rsidRDefault="002131B8" w:rsidP="002131B8">
      <w:pPr>
        <w:pStyle w:val="Caption"/>
      </w:pPr>
      <w:bookmarkStart w:id="9" w:name="_Toc183976739"/>
      <w:r w:rsidRPr="00654094">
        <w:rPr>
          <w:b/>
          <w:bCs/>
        </w:rPr>
        <w:t xml:space="preserve">Table </w:t>
      </w:r>
      <w:r w:rsidR="00B554F9" w:rsidRPr="00654094">
        <w:rPr>
          <w:b/>
          <w:bCs/>
        </w:rPr>
        <w:fldChar w:fldCharType="begin"/>
      </w:r>
      <w:r w:rsidR="00B554F9" w:rsidRPr="00654094">
        <w:rPr>
          <w:b/>
          <w:bCs/>
        </w:rPr>
        <w:instrText xml:space="preserve"> SEQ Table \* ARABIC </w:instrText>
      </w:r>
      <w:r w:rsidR="00B554F9" w:rsidRPr="00654094">
        <w:rPr>
          <w:b/>
          <w:bCs/>
        </w:rPr>
        <w:fldChar w:fldCharType="separate"/>
      </w:r>
      <w:r w:rsidR="00ED2962">
        <w:rPr>
          <w:b/>
          <w:bCs/>
          <w:noProof/>
        </w:rPr>
        <w:t>1</w:t>
      </w:r>
      <w:r w:rsidR="00B554F9" w:rsidRPr="00654094">
        <w:rPr>
          <w:b/>
          <w:bCs/>
          <w:noProof/>
        </w:rPr>
        <w:fldChar w:fldCharType="end"/>
      </w:r>
      <w:r>
        <w:t>: Data terms</w:t>
      </w:r>
      <w:bookmarkEnd w:id="9"/>
    </w:p>
    <w:p w14:paraId="4D2E798E" w14:textId="77777777" w:rsidR="00410A9C" w:rsidRPr="00410A9C" w:rsidRDefault="00410A9C" w:rsidP="00410A9C"/>
    <w:p w14:paraId="321C00A8" w14:textId="6E642D1C" w:rsidR="0073755D" w:rsidRPr="00CA58AF" w:rsidRDefault="0073755D" w:rsidP="0081459F">
      <w:pPr>
        <w:pStyle w:val="Heading2"/>
      </w:pPr>
      <w:bookmarkStart w:id="10" w:name="_Toc183976776"/>
      <w:r w:rsidRPr="00CA58AF">
        <w:lastRenderedPageBreak/>
        <w:t xml:space="preserve">Research </w:t>
      </w:r>
      <w:r w:rsidR="002131B8">
        <w:t>objective</w:t>
      </w:r>
      <w:bookmarkEnd w:id="10"/>
    </w:p>
    <w:p w14:paraId="22239C16" w14:textId="580AE4B7" w:rsidR="002131B8" w:rsidRDefault="002131B8" w:rsidP="002131B8">
      <w:pPr>
        <w:pStyle w:val="Paragraph"/>
      </w:pPr>
      <w:r>
        <w:t>The objectives of the data exploration are to:</w:t>
      </w:r>
    </w:p>
    <w:p w14:paraId="4B27BEF3" w14:textId="4F0B9070" w:rsidR="002131B8" w:rsidRDefault="003C2E9D" w:rsidP="003C2E9D">
      <w:pPr>
        <w:pStyle w:val="Paragraph"/>
        <w:numPr>
          <w:ilvl w:val="0"/>
          <w:numId w:val="8"/>
        </w:numPr>
      </w:pPr>
      <w:r w:rsidRPr="003C2E9D">
        <w:t>Explore the relationship between sleep quality and</w:t>
      </w:r>
      <w:r>
        <w:t xml:space="preserve"> other factors, like gender, age, </w:t>
      </w:r>
      <w:ins w:id="11" w:author="Melissa Laurino" w:date="2024-12-04T06:52:00Z">
        <w:r w:rsidR="00821D74">
          <w:t xml:space="preserve">and </w:t>
        </w:r>
      </w:ins>
      <w:r>
        <w:t>physical activity level</w:t>
      </w:r>
      <w:ins w:id="12" w:author="Melissa Laurino" w:date="2024-12-04T06:52:00Z">
        <w:r w:rsidR="00821D74">
          <w:t>.</w:t>
        </w:r>
      </w:ins>
      <w:del w:id="13" w:author="Melissa Laurino" w:date="2024-12-04T06:52:00Z">
        <w:r w:rsidDel="00821D74">
          <w:delText>, ...</w:delText>
        </w:r>
      </w:del>
    </w:p>
    <w:p w14:paraId="14FA33E7" w14:textId="5BEA25ED" w:rsidR="008E3C5F" w:rsidRDefault="00410A9C" w:rsidP="003C2E9D">
      <w:pPr>
        <w:pStyle w:val="Paragraph"/>
        <w:numPr>
          <w:ilvl w:val="0"/>
          <w:numId w:val="8"/>
        </w:numPr>
      </w:pPr>
      <w:r w:rsidRPr="00410A9C">
        <w:t>To examine the impact of exercise on reducing stress and improving sleep quality.</w:t>
      </w:r>
    </w:p>
    <w:p w14:paraId="4ED54AA4" w14:textId="430F335B" w:rsidR="002131B8" w:rsidRDefault="002131B8" w:rsidP="003C2E9D">
      <w:pPr>
        <w:pStyle w:val="Paragraph"/>
        <w:numPr>
          <w:ilvl w:val="0"/>
          <w:numId w:val="8"/>
        </w:numPr>
      </w:pPr>
      <w:r>
        <w:t xml:space="preserve">Providing general </w:t>
      </w:r>
      <w:commentRangeStart w:id="14"/>
      <w:r>
        <w:t>advice</w:t>
      </w:r>
      <w:del w:id="15" w:author="Melissa Laurino" w:date="2024-12-04T06:52:00Z">
        <w:r w:rsidDel="00821D74">
          <w:delText>s</w:delText>
        </w:r>
      </w:del>
      <w:r>
        <w:t xml:space="preserve"> </w:t>
      </w:r>
      <w:commentRangeEnd w:id="14"/>
      <w:r w:rsidR="00821D74">
        <w:rPr>
          <w:rStyle w:val="CommentReference"/>
          <w:rFonts w:asciiTheme="minorHAnsi" w:hAnsiTheme="minorHAnsi"/>
        </w:rPr>
        <w:commentReference w:id="14"/>
      </w:r>
      <w:r>
        <w:t>for enhancing sleep quality</w:t>
      </w:r>
      <w:r w:rsidR="003C2E9D">
        <w:t xml:space="preserve"> and</w:t>
      </w:r>
      <w:r w:rsidR="003C2E9D" w:rsidRPr="003C2E9D">
        <w:t xml:space="preserve"> recommend specific lifestyle changes that could benefit sleep quality for different groups</w:t>
      </w:r>
      <w:ins w:id="16" w:author="Melissa Laurino" w:date="2024-12-04T06:53:00Z">
        <w:r w:rsidR="00821D74">
          <w:t>.</w:t>
        </w:r>
      </w:ins>
    </w:p>
    <w:p w14:paraId="4D920A60" w14:textId="77777777" w:rsidR="003C2E9D" w:rsidRPr="00CA58AF" w:rsidRDefault="003C2E9D" w:rsidP="0081459F">
      <w:pPr>
        <w:pStyle w:val="Heading2"/>
      </w:pPr>
      <w:bookmarkStart w:id="17" w:name="_Toc183976777"/>
      <w:r w:rsidRPr="00CA58AF">
        <w:t>Approach for Unexpected Data Outcomes</w:t>
      </w:r>
      <w:bookmarkEnd w:id="17"/>
    </w:p>
    <w:p w14:paraId="700010D1" w14:textId="1B583D5B" w:rsidR="003C2E9D" w:rsidRDefault="003C2E9D" w:rsidP="003C2E9D">
      <w:pPr>
        <w:pStyle w:val="Paragraph"/>
      </w:pPr>
      <w:r w:rsidRPr="003C2E9D">
        <w:t>If the data do not align with the anticipated findings, the analysis will involve reassessing the data collection methods and examining potential outliers. Further research may also be conducted to refine the hypotheses and incorporate additional data if needed</w:t>
      </w:r>
      <w:r>
        <w:t>.</w:t>
      </w:r>
    </w:p>
    <w:p w14:paraId="2BC56B4B" w14:textId="64C18B0B" w:rsidR="0073755D" w:rsidRPr="00CA58AF" w:rsidRDefault="0073755D" w:rsidP="0081459F">
      <w:pPr>
        <w:pStyle w:val="Heading2"/>
      </w:pPr>
      <w:bookmarkStart w:id="18" w:name="_Toc183976778"/>
      <w:r w:rsidRPr="00CA58AF">
        <w:t>Hypothesis</w:t>
      </w:r>
      <w:bookmarkEnd w:id="18"/>
    </w:p>
    <w:p w14:paraId="544293AE" w14:textId="7079C86D" w:rsidR="0073755D" w:rsidRDefault="0073755D" w:rsidP="00CA58AF">
      <w:pPr>
        <w:pStyle w:val="Paragraph"/>
        <w:numPr>
          <w:ilvl w:val="0"/>
          <w:numId w:val="4"/>
        </w:numPr>
      </w:pPr>
      <w:r>
        <w:t xml:space="preserve">Null Hypothesis: </w:t>
      </w:r>
      <w:r w:rsidR="00F03753" w:rsidRPr="00F03753">
        <w:t>Age, gender, stress</w:t>
      </w:r>
      <w:r w:rsidR="00F03753">
        <w:t xml:space="preserve"> level</w:t>
      </w:r>
      <w:r w:rsidR="00F03753" w:rsidRPr="00F03753">
        <w:t>, and sleep quality and duration show no significant relationship</w:t>
      </w:r>
      <w:r>
        <w:t>.</w:t>
      </w:r>
    </w:p>
    <w:p w14:paraId="2C549B07" w14:textId="28BD6AFC" w:rsidR="00240360" w:rsidRDefault="0073755D" w:rsidP="00240360">
      <w:pPr>
        <w:pStyle w:val="Paragraph"/>
        <w:numPr>
          <w:ilvl w:val="0"/>
          <w:numId w:val="4"/>
        </w:numPr>
      </w:pPr>
      <w:r>
        <w:t xml:space="preserve">Alternative Hypothesis: There is a significant relationship between </w:t>
      </w:r>
      <w:r w:rsidR="00F03753">
        <w:t>a</w:t>
      </w:r>
      <w:r w:rsidR="00F03753" w:rsidRPr="00F03753">
        <w:t>ge, gender, stress</w:t>
      </w:r>
      <w:r w:rsidR="00F03753">
        <w:t xml:space="preserve"> level</w:t>
      </w:r>
      <w:r w:rsidR="00F03753" w:rsidRPr="00F03753">
        <w:t>, and sleep quality and duration</w:t>
      </w:r>
      <w:r>
        <w:t>.</w:t>
      </w:r>
    </w:p>
    <w:p w14:paraId="5F2AE5E0" w14:textId="77777777" w:rsidR="00DD09B4" w:rsidRDefault="00DD09B4">
      <w:pPr>
        <w:rPr>
          <w:rFonts w:ascii="Times New Roman" w:eastAsiaTheme="majorEastAsia" w:hAnsi="Times New Roman" w:cstheme="majorBidi"/>
          <w:b/>
          <w:sz w:val="28"/>
          <w:szCs w:val="32"/>
        </w:rPr>
      </w:pPr>
      <w:r>
        <w:br w:type="page"/>
      </w:r>
    </w:p>
    <w:p w14:paraId="6D2233FE" w14:textId="77777777" w:rsidR="00AC2D9F" w:rsidRPr="006B1FD3" w:rsidRDefault="00DD09B4" w:rsidP="00AC2D9F">
      <w:pPr>
        <w:pStyle w:val="Heading1"/>
      </w:pPr>
      <w:bookmarkStart w:id="19" w:name="_Toc183976779"/>
      <w:r w:rsidRPr="708F6D2E">
        <w:lastRenderedPageBreak/>
        <w:t>DATA EXPLORATION</w:t>
      </w:r>
      <w:bookmarkEnd w:id="19"/>
    </w:p>
    <w:p w14:paraId="54319706" w14:textId="175012E3" w:rsidR="00AC2D9F" w:rsidRDefault="00E21DCB" w:rsidP="00AC2D9F">
      <w:pPr>
        <w:pStyle w:val="Paragraph"/>
        <w:ind w:left="720"/>
      </w:pPr>
      <w:r w:rsidRPr="00E21DCB">
        <w:t xml:space="preserve">This section describes the methodology for obtaining and processing data, including calculations, </w:t>
      </w:r>
      <w:commentRangeStart w:id="20"/>
      <w:r w:rsidRPr="00E21DCB">
        <w:t>statistical analyses, and a discussion of the results</w:t>
      </w:r>
      <w:r w:rsidR="00AC2D9F" w:rsidRPr="00CC7243">
        <w:t>.</w:t>
      </w:r>
      <w:commentRangeEnd w:id="20"/>
      <w:r w:rsidR="00B511B0">
        <w:rPr>
          <w:rStyle w:val="CommentReference"/>
          <w:rFonts w:asciiTheme="minorHAnsi" w:hAnsiTheme="minorHAnsi"/>
        </w:rPr>
        <w:commentReference w:id="20"/>
      </w:r>
    </w:p>
    <w:p w14:paraId="5C88F6D5" w14:textId="09AE68EE" w:rsidR="00240360" w:rsidRDefault="00361037" w:rsidP="00361037">
      <w:pPr>
        <w:pStyle w:val="Heading2"/>
      </w:pPr>
      <w:bookmarkStart w:id="21" w:name="_Toc183976780"/>
      <w:r w:rsidRPr="00361037">
        <w:t>Methodology</w:t>
      </w:r>
      <w:bookmarkEnd w:id="21"/>
    </w:p>
    <w:p w14:paraId="710A2CB2" w14:textId="2FACB8E5" w:rsidR="00A826DC" w:rsidRDefault="00A12140" w:rsidP="00A826DC">
      <w:pPr>
        <w:pStyle w:val="Heading3"/>
      </w:pPr>
      <w:bookmarkStart w:id="22" w:name="_Toc183976781"/>
      <w:bookmarkStart w:id="23" w:name="_Hlk182478903"/>
      <w:r w:rsidRPr="00A12140">
        <w:t xml:space="preserve">Data </w:t>
      </w:r>
      <w:commentRangeStart w:id="24"/>
      <w:r>
        <w:t>a</w:t>
      </w:r>
      <w:r w:rsidRPr="00A12140">
        <w:t>cquisition</w:t>
      </w:r>
      <w:bookmarkEnd w:id="22"/>
      <w:commentRangeEnd w:id="24"/>
      <w:r w:rsidR="00B511B0">
        <w:rPr>
          <w:rStyle w:val="CommentReference"/>
          <w:rFonts w:asciiTheme="minorHAnsi" w:eastAsiaTheme="minorHAnsi" w:hAnsiTheme="minorHAnsi" w:cstheme="minorBidi"/>
          <w:b w:val="0"/>
        </w:rPr>
        <w:commentReference w:id="24"/>
      </w:r>
    </w:p>
    <w:bookmarkEnd w:id="23"/>
    <w:p w14:paraId="5C18996A" w14:textId="510832A3" w:rsidR="00A826DC" w:rsidRDefault="00A826DC" w:rsidP="00A826DC">
      <w:pPr>
        <w:pStyle w:val="Paragraph"/>
      </w:pPr>
      <w:r>
        <w:t xml:space="preserve">The dataset was collected from Kaggle via the following link: </w:t>
      </w:r>
      <w:hyperlink r:id="rId16" w:history="1">
        <w:r w:rsidRPr="00A826DC">
          <w:rPr>
            <w:rStyle w:val="Hyperlink"/>
          </w:rPr>
          <w:t>Kaggle Sleep Health and Lifestyle Dataset</w:t>
        </w:r>
      </w:hyperlink>
      <w:r>
        <w:t>. The dataset contains 37</w:t>
      </w:r>
      <w:r w:rsidR="00AC04DE">
        <w:t>4</w:t>
      </w:r>
      <w:r>
        <w:t xml:space="preserve"> rows and includes variables capturing various aspects of individuals' lifestyle choices and health metrics.</w:t>
      </w:r>
    </w:p>
    <w:p w14:paraId="0B66BB52" w14:textId="5929D145" w:rsidR="00A826DC" w:rsidRDefault="00A12140" w:rsidP="00A826DC">
      <w:pPr>
        <w:pStyle w:val="Heading3"/>
      </w:pPr>
      <w:bookmarkStart w:id="25" w:name="_Toc183976782"/>
      <w:r w:rsidRPr="00A12140">
        <w:t>Materials and software utilized</w:t>
      </w:r>
      <w:bookmarkEnd w:id="25"/>
    </w:p>
    <w:p w14:paraId="36C250C0" w14:textId="4A3F9C1D" w:rsidR="00A826DC" w:rsidRDefault="00A826DC" w:rsidP="00A826DC">
      <w:pPr>
        <w:pStyle w:val="Paragraph"/>
      </w:pPr>
      <w:r>
        <w:t>The analysis will be conducted using RStudio on a Windows 11 platform, which provides a flexible environment for statistical computation, data manipulation, and visualization.</w:t>
      </w:r>
    </w:p>
    <w:p w14:paraId="0E77EE1F" w14:textId="62D25649" w:rsidR="00A826DC" w:rsidRDefault="00A12140" w:rsidP="00A826DC">
      <w:pPr>
        <w:pStyle w:val="Heading3"/>
      </w:pPr>
      <w:bookmarkStart w:id="26" w:name="_Toc183976783"/>
      <w:r w:rsidRPr="00A12140">
        <w:t>Data cleaning and inclusion criteria</w:t>
      </w:r>
      <w:bookmarkEnd w:id="26"/>
      <w:r w:rsidRPr="708F6D2E">
        <w:t xml:space="preserve"> </w:t>
      </w:r>
    </w:p>
    <w:p w14:paraId="46A8D1A1" w14:textId="4DBA8ECF" w:rsidR="00A826DC" w:rsidRDefault="00A826DC" w:rsidP="00A826DC">
      <w:pPr>
        <w:pStyle w:val="Paragraph"/>
      </w:pPr>
      <w:r>
        <w:t>The dataset is pre-cleaned; no additional data cleaning will be required, and no data will be omitted from the study.</w:t>
      </w:r>
    </w:p>
    <w:p w14:paraId="470499BD" w14:textId="230958BB" w:rsidR="00410A9C" w:rsidRDefault="00410A9C" w:rsidP="00410A9C">
      <w:pPr>
        <w:pStyle w:val="Paragraph"/>
      </w:pPr>
      <w:r>
        <w:t>However, the stress level and quality of sleep will be categorized based on numerical ranges as follows:</w:t>
      </w:r>
    </w:p>
    <w:tbl>
      <w:tblPr>
        <w:tblStyle w:val="TableGrid"/>
        <w:tblW w:w="0" w:type="auto"/>
        <w:tblLook w:val="04A0" w:firstRow="1" w:lastRow="0" w:firstColumn="1" w:lastColumn="0" w:noHBand="0" w:noVBand="1"/>
      </w:tblPr>
      <w:tblGrid>
        <w:gridCol w:w="4315"/>
        <w:gridCol w:w="4315"/>
      </w:tblGrid>
      <w:tr w:rsidR="00410A9C" w14:paraId="0CEEEFB0" w14:textId="77777777" w:rsidTr="00410A9C">
        <w:trPr>
          <w:trHeight w:val="467"/>
        </w:trPr>
        <w:tc>
          <w:tcPr>
            <w:tcW w:w="4315" w:type="dxa"/>
            <w:tcMar>
              <w:left w:w="0" w:type="dxa"/>
              <w:right w:w="115" w:type="dxa"/>
            </w:tcMar>
            <w:vAlign w:val="center"/>
          </w:tcPr>
          <w:p w14:paraId="45A3495A" w14:textId="754C2C13" w:rsidR="00410A9C" w:rsidRDefault="00410A9C" w:rsidP="00410A9C">
            <w:pPr>
              <w:pStyle w:val="Paragraph"/>
              <w:spacing w:after="0" w:line="240" w:lineRule="auto"/>
              <w:ind w:left="144"/>
            </w:pPr>
            <w:r>
              <w:t>Stress Level Categories</w:t>
            </w:r>
          </w:p>
        </w:tc>
        <w:tc>
          <w:tcPr>
            <w:tcW w:w="4315" w:type="dxa"/>
            <w:tcMar>
              <w:left w:w="0" w:type="dxa"/>
              <w:right w:w="0" w:type="dxa"/>
            </w:tcMar>
            <w:vAlign w:val="center"/>
          </w:tcPr>
          <w:p w14:paraId="2441D757" w14:textId="488BCF5D" w:rsidR="00410A9C" w:rsidRDefault="00410A9C" w:rsidP="00410A9C">
            <w:pPr>
              <w:pStyle w:val="Paragraph"/>
              <w:spacing w:after="0" w:line="240" w:lineRule="auto"/>
              <w:ind w:left="144"/>
              <w:jc w:val="both"/>
            </w:pPr>
            <w:r>
              <w:t>Quality of Sleep Categories</w:t>
            </w:r>
          </w:p>
        </w:tc>
      </w:tr>
      <w:tr w:rsidR="00410A9C" w14:paraId="2BBD98CC" w14:textId="77777777" w:rsidTr="00410A9C">
        <w:tc>
          <w:tcPr>
            <w:tcW w:w="4315" w:type="dxa"/>
            <w:tcMar>
              <w:left w:w="0" w:type="dxa"/>
              <w:right w:w="115" w:type="dxa"/>
            </w:tcMar>
          </w:tcPr>
          <w:p w14:paraId="69C314AD" w14:textId="77777777" w:rsidR="00410A9C" w:rsidRDefault="00410A9C" w:rsidP="00410A9C">
            <w:pPr>
              <w:pStyle w:val="Paragraph"/>
              <w:numPr>
                <w:ilvl w:val="0"/>
                <w:numId w:val="20"/>
              </w:numPr>
              <w:spacing w:after="0"/>
            </w:pPr>
            <w:r>
              <w:t>Stress level ≤ 2: Very Low</w:t>
            </w:r>
          </w:p>
          <w:p w14:paraId="7BFD1ED7" w14:textId="77777777" w:rsidR="00410A9C" w:rsidRDefault="00410A9C" w:rsidP="00410A9C">
            <w:pPr>
              <w:pStyle w:val="Paragraph"/>
              <w:numPr>
                <w:ilvl w:val="0"/>
                <w:numId w:val="20"/>
              </w:numPr>
              <w:spacing w:after="0"/>
            </w:pPr>
            <w:r>
              <w:t>Stress level ≤ 4: Low</w:t>
            </w:r>
          </w:p>
          <w:p w14:paraId="389510D2" w14:textId="77777777" w:rsidR="00410A9C" w:rsidRDefault="00410A9C" w:rsidP="00410A9C">
            <w:pPr>
              <w:pStyle w:val="Paragraph"/>
              <w:numPr>
                <w:ilvl w:val="0"/>
                <w:numId w:val="20"/>
              </w:numPr>
              <w:spacing w:after="0"/>
            </w:pPr>
            <w:r>
              <w:t>Stress level ≤ 6: Moderate</w:t>
            </w:r>
          </w:p>
          <w:p w14:paraId="49B325B9" w14:textId="77777777" w:rsidR="00410A9C" w:rsidRDefault="00410A9C" w:rsidP="00410A9C">
            <w:pPr>
              <w:pStyle w:val="Paragraph"/>
              <w:numPr>
                <w:ilvl w:val="0"/>
                <w:numId w:val="20"/>
              </w:numPr>
              <w:spacing w:after="0"/>
            </w:pPr>
            <w:r>
              <w:t>Stress level ≤ 8: High</w:t>
            </w:r>
          </w:p>
          <w:p w14:paraId="4C0E47F9" w14:textId="78BB1773" w:rsidR="00410A9C" w:rsidRDefault="00410A9C" w:rsidP="00410A9C">
            <w:pPr>
              <w:pStyle w:val="Paragraph"/>
              <w:numPr>
                <w:ilvl w:val="0"/>
                <w:numId w:val="20"/>
              </w:numPr>
              <w:spacing w:after="0"/>
            </w:pPr>
            <w:r>
              <w:t>Stress level ≤ 10: Very High</w:t>
            </w:r>
          </w:p>
        </w:tc>
        <w:tc>
          <w:tcPr>
            <w:tcW w:w="4315" w:type="dxa"/>
            <w:tcMar>
              <w:left w:w="0" w:type="dxa"/>
              <w:right w:w="0" w:type="dxa"/>
            </w:tcMar>
          </w:tcPr>
          <w:p w14:paraId="681444A6" w14:textId="77777777" w:rsidR="00410A9C" w:rsidRDefault="00410A9C" w:rsidP="00410A9C">
            <w:pPr>
              <w:pStyle w:val="Paragraph"/>
              <w:numPr>
                <w:ilvl w:val="0"/>
                <w:numId w:val="20"/>
              </w:numPr>
              <w:spacing w:after="0"/>
            </w:pPr>
            <w:r>
              <w:t>Quality of sleep ≤ 2: Very Poor</w:t>
            </w:r>
          </w:p>
          <w:p w14:paraId="6C9A7496" w14:textId="77777777" w:rsidR="00410A9C" w:rsidRDefault="00410A9C" w:rsidP="00410A9C">
            <w:pPr>
              <w:pStyle w:val="Paragraph"/>
              <w:numPr>
                <w:ilvl w:val="0"/>
                <w:numId w:val="20"/>
              </w:numPr>
              <w:spacing w:after="0"/>
            </w:pPr>
            <w:r>
              <w:t>Quality of sleep ≤ 4: Poor</w:t>
            </w:r>
          </w:p>
          <w:p w14:paraId="7C7787FD" w14:textId="77777777" w:rsidR="00410A9C" w:rsidRDefault="00410A9C" w:rsidP="00410A9C">
            <w:pPr>
              <w:pStyle w:val="Paragraph"/>
              <w:numPr>
                <w:ilvl w:val="0"/>
                <w:numId w:val="20"/>
              </w:numPr>
              <w:spacing w:after="0"/>
            </w:pPr>
            <w:r>
              <w:t>Quality of sleep ≤ 6: Average</w:t>
            </w:r>
          </w:p>
          <w:p w14:paraId="10A8EB86" w14:textId="77777777" w:rsidR="00410A9C" w:rsidRDefault="00410A9C" w:rsidP="00410A9C">
            <w:pPr>
              <w:pStyle w:val="Paragraph"/>
              <w:numPr>
                <w:ilvl w:val="0"/>
                <w:numId w:val="20"/>
              </w:numPr>
              <w:spacing w:after="0"/>
            </w:pPr>
            <w:r>
              <w:t>Quality of sleep ≤ 8: Good</w:t>
            </w:r>
          </w:p>
          <w:p w14:paraId="5AEC0661" w14:textId="5C166693" w:rsidR="00410A9C" w:rsidRDefault="00410A9C" w:rsidP="00410A9C">
            <w:pPr>
              <w:pStyle w:val="Paragraph"/>
              <w:numPr>
                <w:ilvl w:val="0"/>
                <w:numId w:val="20"/>
              </w:numPr>
              <w:spacing w:after="0"/>
            </w:pPr>
            <w:r>
              <w:t>Quality of sleep ≤ 10: Excellent</w:t>
            </w:r>
          </w:p>
        </w:tc>
      </w:tr>
    </w:tbl>
    <w:p w14:paraId="54CC729A" w14:textId="0DC1EF9C" w:rsidR="00A826DC" w:rsidRDefault="00A12140" w:rsidP="00A826DC">
      <w:pPr>
        <w:pStyle w:val="Heading3"/>
      </w:pPr>
      <w:bookmarkStart w:id="27" w:name="_Toc183976784"/>
      <w:r>
        <w:t>C</w:t>
      </w:r>
      <w:r w:rsidR="00A826DC" w:rsidRPr="708F6D2E">
        <w:t>alculations</w:t>
      </w:r>
      <w:r>
        <w:t xml:space="preserve"> and</w:t>
      </w:r>
      <w:r w:rsidR="00A826DC" w:rsidRPr="708F6D2E">
        <w:t xml:space="preserve"> statistical analysis </w:t>
      </w:r>
      <w:r>
        <w:t>method</w:t>
      </w:r>
      <w:bookmarkEnd w:id="27"/>
    </w:p>
    <w:p w14:paraId="3D7C48DA" w14:textId="77777777" w:rsidR="00A826DC" w:rsidRDefault="00A826DC" w:rsidP="00A826DC">
      <w:pPr>
        <w:pStyle w:val="Paragraph"/>
      </w:pPr>
      <w:r>
        <w:t>The analysis will explore relationships and patterns among key variables, including:</w:t>
      </w:r>
    </w:p>
    <w:p w14:paraId="1CCFF879" w14:textId="77777777" w:rsidR="003D18AF" w:rsidRPr="003D18AF" w:rsidRDefault="003D18AF" w:rsidP="003D18AF">
      <w:pPr>
        <w:pStyle w:val="Paragraph"/>
        <w:numPr>
          <w:ilvl w:val="0"/>
          <w:numId w:val="16"/>
        </w:numPr>
      </w:pPr>
      <w:r w:rsidRPr="003D18AF">
        <w:rPr>
          <w:i/>
          <w:iCs/>
        </w:rPr>
        <w:t>Sleep Duration by Age and Gender</w:t>
      </w:r>
      <w:r w:rsidRPr="003D18AF">
        <w:t>: Analyzes variations in sleep length by age and gender.</w:t>
      </w:r>
    </w:p>
    <w:p w14:paraId="717BFB24" w14:textId="1E746982" w:rsidR="003D18AF" w:rsidRPr="003D18AF" w:rsidRDefault="003D18AF" w:rsidP="003D18AF">
      <w:pPr>
        <w:pStyle w:val="Paragraph"/>
        <w:numPr>
          <w:ilvl w:val="0"/>
          <w:numId w:val="16"/>
        </w:numPr>
      </w:pPr>
      <w:r w:rsidRPr="003D18AF">
        <w:rPr>
          <w:i/>
          <w:iCs/>
        </w:rPr>
        <w:lastRenderedPageBreak/>
        <w:t>Stress Level</w:t>
      </w:r>
      <w:r w:rsidR="00490506">
        <w:rPr>
          <w:i/>
          <w:iCs/>
        </w:rPr>
        <w:t xml:space="preserve">, </w:t>
      </w:r>
      <w:r w:rsidRPr="003D18AF">
        <w:rPr>
          <w:i/>
          <w:iCs/>
        </w:rPr>
        <w:t>Sleep Disorder</w:t>
      </w:r>
      <w:r w:rsidR="00490506">
        <w:rPr>
          <w:i/>
          <w:iCs/>
        </w:rPr>
        <w:t xml:space="preserve"> and Occupation</w:t>
      </w:r>
      <w:r w:rsidRPr="003D18AF">
        <w:t>: Explores the</w:t>
      </w:r>
      <w:r w:rsidR="00490506" w:rsidRPr="003D18AF">
        <w:t xml:space="preserve"> </w:t>
      </w:r>
      <w:r w:rsidR="006174E3" w:rsidRPr="006174E3">
        <w:t>relationships between stress, sleep disorders, and occupation</w:t>
      </w:r>
      <w:r w:rsidRPr="003D18AF">
        <w:t>.</w:t>
      </w:r>
    </w:p>
    <w:p w14:paraId="2EDF75E5" w14:textId="3190D8EA" w:rsidR="00410A9C" w:rsidRPr="003D18AF" w:rsidRDefault="003D18AF" w:rsidP="00317046">
      <w:pPr>
        <w:pStyle w:val="Paragraph"/>
        <w:numPr>
          <w:ilvl w:val="0"/>
          <w:numId w:val="16"/>
        </w:numPr>
      </w:pPr>
      <w:r w:rsidRPr="00E57FCE">
        <w:rPr>
          <w:i/>
          <w:iCs/>
        </w:rPr>
        <w:t>Physical Activity and Sleep Quality</w:t>
      </w:r>
      <w:r w:rsidRPr="003D18AF">
        <w:t>: Examines how activity time affects sleep quality.</w:t>
      </w:r>
    </w:p>
    <w:p w14:paraId="52ED0203" w14:textId="6BF5C3EB" w:rsidR="00A826DC" w:rsidRDefault="00A826DC" w:rsidP="00A826DC">
      <w:pPr>
        <w:pStyle w:val="Paragraph"/>
      </w:pPr>
      <w:r>
        <w:t>These analyses may involve calculations and visualization techniques to illustrate trends and potential interactions between variables.</w:t>
      </w:r>
      <w:r w:rsidR="003554D0">
        <w:t xml:space="preserve"> </w:t>
      </w:r>
      <w:r>
        <w:t>The methods are designed to be transparent and straightforward, ensuring that anyone without a background in the subject area can follow the thought process and interpret findings.</w:t>
      </w:r>
    </w:p>
    <w:p w14:paraId="4E6A0296" w14:textId="5E48A6CF" w:rsidR="003554D0" w:rsidRDefault="003554D0" w:rsidP="003554D0">
      <w:pPr>
        <w:pStyle w:val="Heading2"/>
      </w:pPr>
      <w:bookmarkStart w:id="28" w:name="_Toc183976785"/>
      <w:r>
        <w:t>Results</w:t>
      </w:r>
      <w:bookmarkEnd w:id="28"/>
    </w:p>
    <w:p w14:paraId="323395BC" w14:textId="48AB087F" w:rsidR="00D31240" w:rsidRDefault="00F03753" w:rsidP="005478C8">
      <w:pPr>
        <w:pStyle w:val="Heading3"/>
      </w:pPr>
      <w:bookmarkStart w:id="29" w:name="_Toc183976786"/>
      <w:r>
        <w:t>V</w:t>
      </w:r>
      <w:r w:rsidRPr="00F03753">
        <w:t>ariations in sleep length by age and gender</w:t>
      </w:r>
      <w:bookmarkEnd w:id="29"/>
    </w:p>
    <w:p w14:paraId="2255A76E" w14:textId="41898FB5" w:rsidR="00CD0B23" w:rsidRDefault="00E357CA" w:rsidP="00CD0B23">
      <w:r>
        <w:rPr>
          <w:noProof/>
        </w:rPr>
        <w:drawing>
          <wp:inline distT="0" distB="0" distL="0" distR="0" wp14:anchorId="555ADC68" wp14:editId="136581E1">
            <wp:extent cx="5486400" cy="2795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95270"/>
                    </a:xfrm>
                    <a:prstGeom prst="rect">
                      <a:avLst/>
                    </a:prstGeom>
                  </pic:spPr>
                </pic:pic>
              </a:graphicData>
            </a:graphic>
          </wp:inline>
        </w:drawing>
      </w:r>
    </w:p>
    <w:p w14:paraId="3CF4C399" w14:textId="4677BB4D" w:rsidR="00FE246C" w:rsidRDefault="00FE246C" w:rsidP="00FE246C">
      <w:pPr>
        <w:pStyle w:val="Caption"/>
      </w:pPr>
      <w:bookmarkStart w:id="30" w:name="_Ref183975949"/>
      <w:bookmarkStart w:id="31" w:name="_Toc183976740"/>
      <w:r w:rsidRPr="00FE246C">
        <w:rPr>
          <w:b/>
          <w:bCs/>
        </w:rPr>
        <w:t xml:space="preserve">Figure </w:t>
      </w:r>
      <w:r w:rsidRPr="00FE246C">
        <w:rPr>
          <w:b/>
          <w:bCs/>
        </w:rPr>
        <w:fldChar w:fldCharType="begin"/>
      </w:r>
      <w:r w:rsidRPr="00FE246C">
        <w:rPr>
          <w:b/>
          <w:bCs/>
        </w:rPr>
        <w:instrText xml:space="preserve"> SEQ Figure \* ARABIC </w:instrText>
      </w:r>
      <w:r w:rsidRPr="00FE246C">
        <w:rPr>
          <w:b/>
          <w:bCs/>
        </w:rPr>
        <w:fldChar w:fldCharType="separate"/>
      </w:r>
      <w:r w:rsidR="00ED2962">
        <w:rPr>
          <w:b/>
          <w:bCs/>
          <w:noProof/>
        </w:rPr>
        <w:t>1</w:t>
      </w:r>
      <w:r w:rsidRPr="00FE246C">
        <w:rPr>
          <w:b/>
          <w:bCs/>
        </w:rPr>
        <w:fldChar w:fldCharType="end"/>
      </w:r>
      <w:bookmarkEnd w:id="30"/>
      <w:r>
        <w:t>: S</w:t>
      </w:r>
      <w:r w:rsidRPr="00D31240">
        <w:t>leep duration across age and gender</w:t>
      </w:r>
      <w:bookmarkEnd w:id="31"/>
    </w:p>
    <w:p w14:paraId="770C0A37" w14:textId="3FF28FAB" w:rsidR="00D854FF" w:rsidRDefault="00D854FF" w:rsidP="00454FEB">
      <w:pPr>
        <w:pStyle w:val="Paragraph"/>
      </w:pPr>
      <w:commentRangeStart w:id="32"/>
      <w:r w:rsidRPr="00D854FF">
        <w:t>The graphs show sleep duration by age for females and males.</w:t>
      </w:r>
      <w:commentRangeEnd w:id="32"/>
      <w:r w:rsidR="00B511B0">
        <w:rPr>
          <w:rStyle w:val="CommentReference"/>
          <w:rFonts w:asciiTheme="minorHAnsi" w:hAnsiTheme="minorHAnsi"/>
        </w:rPr>
        <w:commentReference w:id="32"/>
      </w:r>
    </w:p>
    <w:p w14:paraId="577E76D9" w14:textId="16882E9B" w:rsidR="00ED571D" w:rsidRDefault="006174E3" w:rsidP="00F03753">
      <w:pPr>
        <w:pStyle w:val="Heading3"/>
      </w:pPr>
      <w:bookmarkStart w:id="33" w:name="_Toc183976787"/>
      <w:r>
        <w:lastRenderedPageBreak/>
        <w:t>R</w:t>
      </w:r>
      <w:r w:rsidRPr="006174E3">
        <w:t>elationships between stress, sleep disorders, and occupation</w:t>
      </w:r>
      <w:bookmarkEnd w:id="33"/>
    </w:p>
    <w:p w14:paraId="221C7588" w14:textId="15971677" w:rsidR="00F03753" w:rsidRPr="00ED571D" w:rsidRDefault="00E57FCE" w:rsidP="00F03753">
      <w:r>
        <w:rPr>
          <w:noProof/>
        </w:rPr>
        <w:drawing>
          <wp:inline distT="0" distB="0" distL="0" distR="0" wp14:anchorId="60459F48" wp14:editId="7AAF7294">
            <wp:extent cx="54864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83535"/>
                    </a:xfrm>
                    <a:prstGeom prst="rect">
                      <a:avLst/>
                    </a:prstGeom>
                  </pic:spPr>
                </pic:pic>
              </a:graphicData>
            </a:graphic>
          </wp:inline>
        </w:drawing>
      </w:r>
    </w:p>
    <w:p w14:paraId="5920D28E" w14:textId="54FE7735" w:rsidR="00F03753" w:rsidRDefault="00F03753" w:rsidP="00F03753">
      <w:pPr>
        <w:pStyle w:val="Caption"/>
      </w:pPr>
      <w:bookmarkStart w:id="34" w:name="_Ref183975960"/>
      <w:bookmarkStart w:id="35" w:name="_Toc183976741"/>
      <w:r w:rsidRPr="00E357CA">
        <w:rPr>
          <w:b/>
          <w:bCs/>
        </w:rPr>
        <w:t xml:space="preserve">Figure </w:t>
      </w:r>
      <w:r w:rsidRPr="00E357CA">
        <w:rPr>
          <w:b/>
          <w:bCs/>
        </w:rPr>
        <w:fldChar w:fldCharType="begin"/>
      </w:r>
      <w:r w:rsidRPr="00E357CA">
        <w:rPr>
          <w:b/>
          <w:bCs/>
        </w:rPr>
        <w:instrText xml:space="preserve"> SEQ Figure \* ARABIC </w:instrText>
      </w:r>
      <w:r w:rsidRPr="00E357CA">
        <w:rPr>
          <w:b/>
          <w:bCs/>
        </w:rPr>
        <w:fldChar w:fldCharType="separate"/>
      </w:r>
      <w:r w:rsidR="00ED2962">
        <w:rPr>
          <w:b/>
          <w:bCs/>
          <w:noProof/>
        </w:rPr>
        <w:t>2</w:t>
      </w:r>
      <w:r w:rsidRPr="00E357CA">
        <w:rPr>
          <w:b/>
          <w:bCs/>
        </w:rPr>
        <w:fldChar w:fldCharType="end"/>
      </w:r>
      <w:bookmarkEnd w:id="34"/>
      <w:r>
        <w:t>:</w:t>
      </w:r>
      <w:r w:rsidR="00E357CA">
        <w:t xml:space="preserve"> C</w:t>
      </w:r>
      <w:r w:rsidR="00E357CA" w:rsidRPr="00F03753">
        <w:t xml:space="preserve">onnection between stress and </w:t>
      </w:r>
      <w:commentRangeStart w:id="36"/>
      <w:r w:rsidR="00E357CA" w:rsidRPr="00F03753">
        <w:t>sleep disorders</w:t>
      </w:r>
      <w:bookmarkEnd w:id="35"/>
      <w:commentRangeEnd w:id="36"/>
      <w:r w:rsidR="00B511B0">
        <w:rPr>
          <w:rStyle w:val="CommentReference"/>
          <w:rFonts w:asciiTheme="minorHAnsi" w:hAnsiTheme="minorHAnsi"/>
          <w:iCs w:val="0"/>
        </w:rPr>
        <w:commentReference w:id="36"/>
      </w:r>
    </w:p>
    <w:p w14:paraId="094E5A14" w14:textId="1B823DA6" w:rsidR="00E357CA" w:rsidRPr="00E357CA" w:rsidRDefault="00490506" w:rsidP="00E357CA">
      <w:pPr>
        <w:pStyle w:val="Paragraph"/>
      </w:pPr>
      <w:r w:rsidRPr="00490506">
        <w:t>This heatmap highlights the impact of stress on sleep disorders.</w:t>
      </w:r>
    </w:p>
    <w:p w14:paraId="32C6E48B" w14:textId="0418B419" w:rsidR="00ED571D" w:rsidRPr="00ED571D" w:rsidRDefault="00FC70A8" w:rsidP="00ED571D">
      <w:r>
        <w:rPr>
          <w:noProof/>
        </w:rPr>
        <w:drawing>
          <wp:inline distT="0" distB="0" distL="0" distR="0" wp14:anchorId="42C1C9D2" wp14:editId="61C358FE">
            <wp:extent cx="54864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83535"/>
                    </a:xfrm>
                    <a:prstGeom prst="rect">
                      <a:avLst/>
                    </a:prstGeom>
                  </pic:spPr>
                </pic:pic>
              </a:graphicData>
            </a:graphic>
          </wp:inline>
        </w:drawing>
      </w:r>
    </w:p>
    <w:p w14:paraId="4E6AE9FC" w14:textId="455E0EAA" w:rsidR="00260806" w:rsidRDefault="00260806" w:rsidP="00260806">
      <w:pPr>
        <w:pStyle w:val="Caption"/>
      </w:pPr>
      <w:bookmarkStart w:id="37" w:name="_Ref183976000"/>
      <w:bookmarkStart w:id="38" w:name="_Toc183976742"/>
      <w:commentRangeStart w:id="39"/>
      <w:r w:rsidRPr="00260806">
        <w:rPr>
          <w:b/>
          <w:bCs/>
        </w:rPr>
        <w:t xml:space="preserve">Figure </w:t>
      </w:r>
      <w:r w:rsidRPr="00260806">
        <w:rPr>
          <w:b/>
          <w:bCs/>
        </w:rPr>
        <w:fldChar w:fldCharType="begin"/>
      </w:r>
      <w:r w:rsidRPr="00260806">
        <w:rPr>
          <w:b/>
          <w:bCs/>
        </w:rPr>
        <w:instrText xml:space="preserve"> SEQ Figure \* ARABIC </w:instrText>
      </w:r>
      <w:r w:rsidRPr="00260806">
        <w:rPr>
          <w:b/>
          <w:bCs/>
        </w:rPr>
        <w:fldChar w:fldCharType="separate"/>
      </w:r>
      <w:r w:rsidR="00ED2962">
        <w:rPr>
          <w:b/>
          <w:bCs/>
          <w:noProof/>
        </w:rPr>
        <w:t>3</w:t>
      </w:r>
      <w:r w:rsidRPr="00260806">
        <w:rPr>
          <w:b/>
          <w:bCs/>
        </w:rPr>
        <w:fldChar w:fldCharType="end"/>
      </w:r>
      <w:bookmarkEnd w:id="37"/>
      <w:r>
        <w:t xml:space="preserve">: </w:t>
      </w:r>
      <w:r w:rsidRPr="00260806">
        <w:t>Stress levels by occupation</w:t>
      </w:r>
      <w:bookmarkEnd w:id="38"/>
    </w:p>
    <w:p w14:paraId="65682429" w14:textId="0170A91C" w:rsidR="00D854FF" w:rsidRDefault="00490506" w:rsidP="00D854FF">
      <w:pPr>
        <w:pStyle w:val="Paragraph"/>
      </w:pPr>
      <w:r w:rsidRPr="00490506">
        <w:t>Th</w:t>
      </w:r>
      <w:r>
        <w:t>is</w:t>
      </w:r>
      <w:r w:rsidRPr="00490506">
        <w:t xml:space="preserve"> stacked bar chart shows the number of people and stress levels across occupations.</w:t>
      </w:r>
      <w:commentRangeEnd w:id="39"/>
      <w:r w:rsidR="00B511B0">
        <w:rPr>
          <w:rStyle w:val="CommentReference"/>
          <w:rFonts w:asciiTheme="minorHAnsi" w:hAnsiTheme="minorHAnsi"/>
        </w:rPr>
        <w:commentReference w:id="39"/>
      </w:r>
    </w:p>
    <w:p w14:paraId="5A143E82" w14:textId="5AB75DDD" w:rsidR="006174E3" w:rsidRDefault="004838B6" w:rsidP="006174E3">
      <w:pPr>
        <w:pStyle w:val="Heading3"/>
      </w:pPr>
      <w:bookmarkStart w:id="41" w:name="_Toc183976788"/>
      <w:commentRangeStart w:id="42"/>
      <w:del w:id="43" w:author="Melissa Laurino" w:date="2024-12-04T07:02:00Z">
        <w:r w:rsidDel="00B511B0">
          <w:lastRenderedPageBreak/>
          <w:delText>H</w:delText>
        </w:r>
        <w:r w:rsidR="006174E3" w:rsidRPr="003D18AF" w:rsidDel="00B511B0">
          <w:delText xml:space="preserve">ow </w:delText>
        </w:r>
        <w:r w:rsidR="008E3C5F" w:rsidDel="00B511B0">
          <w:delText xml:space="preserve">doing </w:delText>
        </w:r>
        <w:r w:rsidR="00E57FCE" w:rsidDel="00B511B0">
          <w:delText>physical activities</w:delText>
        </w:r>
        <w:r w:rsidR="006174E3" w:rsidRPr="003D18AF" w:rsidDel="00B511B0">
          <w:delText xml:space="preserve"> affects sleep quality</w:delText>
        </w:r>
      </w:del>
      <w:bookmarkEnd w:id="41"/>
      <w:ins w:id="44" w:author="Melissa Laurino" w:date="2024-12-04T07:02:00Z">
        <w:r w:rsidR="00B511B0">
          <w:t>The impact of physical activity on sleep</w:t>
        </w:r>
        <w:commentRangeEnd w:id="42"/>
        <w:r w:rsidR="00B511B0">
          <w:rPr>
            <w:rStyle w:val="CommentReference"/>
            <w:rFonts w:asciiTheme="minorHAnsi" w:eastAsiaTheme="minorHAnsi" w:hAnsiTheme="minorHAnsi" w:cstheme="minorBidi"/>
            <w:b w:val="0"/>
          </w:rPr>
          <w:commentReference w:id="42"/>
        </w:r>
      </w:ins>
    </w:p>
    <w:p w14:paraId="6ABD9C5B" w14:textId="16702FB7" w:rsidR="006174E3" w:rsidRDefault="007E5160" w:rsidP="006174E3">
      <w:r>
        <w:rPr>
          <w:noProof/>
        </w:rPr>
        <w:drawing>
          <wp:inline distT="0" distB="0" distL="0" distR="0" wp14:anchorId="68E3374D" wp14:editId="1EB2EB69">
            <wp:extent cx="54864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883535"/>
                    </a:xfrm>
                    <a:prstGeom prst="rect">
                      <a:avLst/>
                    </a:prstGeom>
                  </pic:spPr>
                </pic:pic>
              </a:graphicData>
            </a:graphic>
          </wp:inline>
        </w:drawing>
      </w:r>
    </w:p>
    <w:p w14:paraId="57821BB8" w14:textId="131E52CD" w:rsidR="008E3C5F" w:rsidRPr="006174E3" w:rsidRDefault="008E3C5F" w:rsidP="008E3C5F">
      <w:pPr>
        <w:pStyle w:val="Caption"/>
      </w:pPr>
      <w:bookmarkStart w:id="45" w:name="_Ref183976010"/>
      <w:bookmarkStart w:id="46" w:name="_Toc183976743"/>
      <w:r w:rsidRPr="008E3C5F">
        <w:rPr>
          <w:b/>
          <w:bCs/>
        </w:rPr>
        <w:t xml:space="preserve">Figure </w:t>
      </w:r>
      <w:r w:rsidRPr="008E3C5F">
        <w:rPr>
          <w:b/>
          <w:bCs/>
        </w:rPr>
        <w:fldChar w:fldCharType="begin"/>
      </w:r>
      <w:r w:rsidRPr="008E3C5F">
        <w:rPr>
          <w:b/>
          <w:bCs/>
        </w:rPr>
        <w:instrText xml:space="preserve"> SEQ Figure \* ARABIC </w:instrText>
      </w:r>
      <w:r w:rsidRPr="008E3C5F">
        <w:rPr>
          <w:b/>
          <w:bCs/>
        </w:rPr>
        <w:fldChar w:fldCharType="separate"/>
      </w:r>
      <w:r w:rsidR="00ED2962">
        <w:rPr>
          <w:b/>
          <w:bCs/>
          <w:noProof/>
        </w:rPr>
        <w:t>4</w:t>
      </w:r>
      <w:r w:rsidRPr="008E3C5F">
        <w:rPr>
          <w:b/>
          <w:bCs/>
        </w:rPr>
        <w:fldChar w:fldCharType="end"/>
      </w:r>
      <w:bookmarkEnd w:id="45"/>
      <w:r>
        <w:t>: H</w:t>
      </w:r>
      <w:r w:rsidRPr="003D18AF">
        <w:t>ow</w:t>
      </w:r>
      <w:r w:rsidR="00E57FCE">
        <w:t xml:space="preserve"> physical</w:t>
      </w:r>
      <w:r w:rsidRPr="003D18AF">
        <w:t xml:space="preserve"> activity time affects sleep quality</w:t>
      </w:r>
      <w:bookmarkEnd w:id="46"/>
    </w:p>
    <w:p w14:paraId="58172869" w14:textId="6633C2B9" w:rsidR="006544FA" w:rsidRDefault="006544FA" w:rsidP="006544FA">
      <w:pPr>
        <w:pStyle w:val="Heading2"/>
      </w:pPr>
      <w:bookmarkStart w:id="47" w:name="_Toc183976789"/>
      <w:commentRangeStart w:id="48"/>
      <w:r w:rsidRPr="00471E0C">
        <w:t>Discussion</w:t>
      </w:r>
      <w:bookmarkEnd w:id="47"/>
      <w:commentRangeEnd w:id="48"/>
      <w:r w:rsidR="00B511B0">
        <w:rPr>
          <w:rStyle w:val="CommentReference"/>
          <w:rFonts w:asciiTheme="minorHAnsi" w:eastAsiaTheme="minorHAnsi" w:hAnsiTheme="minorHAnsi" w:cstheme="minorBidi"/>
          <w:b w:val="0"/>
        </w:rPr>
        <w:commentReference w:id="48"/>
      </w:r>
    </w:p>
    <w:p w14:paraId="340BBCF7" w14:textId="210ECBAF" w:rsidR="00F41E97" w:rsidRDefault="00F41E97" w:rsidP="00F41E97">
      <w:pPr>
        <w:pStyle w:val="Paragraph"/>
      </w:pPr>
      <w:r>
        <w:t xml:space="preserve">Sleep length changes with age and differs between men and women. </w:t>
      </w:r>
      <w:commentRangeStart w:id="49"/>
      <w:r>
        <w:t xml:space="preserve">In </w:t>
      </w:r>
      <w:r w:rsidR="007B087C">
        <w:fldChar w:fldCharType="begin"/>
      </w:r>
      <w:r w:rsidR="007B087C">
        <w:instrText xml:space="preserve"> REF _Ref183975949 \h </w:instrText>
      </w:r>
      <w:r w:rsidR="007B087C">
        <w:fldChar w:fldCharType="separate"/>
      </w:r>
      <w:r w:rsidR="00ED2962" w:rsidRPr="00FE246C">
        <w:rPr>
          <w:b/>
          <w:bCs/>
        </w:rPr>
        <w:t xml:space="preserve">Figure </w:t>
      </w:r>
      <w:r w:rsidR="00ED2962">
        <w:rPr>
          <w:b/>
          <w:bCs/>
          <w:noProof/>
        </w:rPr>
        <w:t>1</w:t>
      </w:r>
      <w:r w:rsidR="007B087C">
        <w:fldChar w:fldCharType="end"/>
      </w:r>
      <w:r>
        <w:t xml:space="preserve">, both men and women sleep less than 7.5 hours between ages 25 and 50. </w:t>
      </w:r>
      <w:commentRangeEnd w:id="49"/>
      <w:r w:rsidR="00B511B0">
        <w:rPr>
          <w:rStyle w:val="CommentReference"/>
          <w:rFonts w:asciiTheme="minorHAnsi" w:hAnsiTheme="minorHAnsi"/>
        </w:rPr>
        <w:commentReference w:id="49"/>
      </w:r>
      <w:r>
        <w:t xml:space="preserve">However, women’s sleep gradually increases after age 50, eventually exceeding 8 hours. For men, no specific data was available </w:t>
      </w:r>
      <w:commentRangeStart w:id="50"/>
      <w:r>
        <w:t>for older ages</w:t>
      </w:r>
      <w:commentRangeEnd w:id="50"/>
      <w:r w:rsidR="008B0D4F">
        <w:rPr>
          <w:rStyle w:val="CommentReference"/>
          <w:rFonts w:asciiTheme="minorHAnsi" w:hAnsiTheme="minorHAnsi"/>
        </w:rPr>
        <w:commentReference w:id="50"/>
      </w:r>
      <w:r>
        <w:t>.</w:t>
      </w:r>
    </w:p>
    <w:p w14:paraId="2B44D7EA" w14:textId="0646EAB0" w:rsidR="00F41E97" w:rsidRDefault="00F41E97" w:rsidP="00F41E97">
      <w:pPr>
        <w:pStyle w:val="Paragraph"/>
      </w:pPr>
      <w:commentRangeStart w:id="51"/>
      <w:r>
        <w:t>A research by</w:t>
      </w:r>
      <w:r w:rsidR="00D43136">
        <w:t xml:space="preserve"> </w:t>
      </w:r>
      <w:r w:rsidR="00D43136" w:rsidRPr="00D43136">
        <w:t>Rosemary Gibson</w:t>
      </w:r>
      <w:sdt>
        <w:sdtPr>
          <w:id w:val="-1570798462"/>
          <w:citation/>
        </w:sdtPr>
        <w:sdtEndPr/>
        <w:sdtContent>
          <w:r w:rsidR="00D43136">
            <w:fldChar w:fldCharType="begin"/>
          </w:r>
          <w:r w:rsidR="00D43136">
            <w:instrText xml:space="preserve"> CITATION Ros23 \l 1033 </w:instrText>
          </w:r>
          <w:r w:rsidR="00D43136">
            <w:fldChar w:fldCharType="separate"/>
          </w:r>
          <w:r w:rsidR="009A14F4">
            <w:rPr>
              <w:noProof/>
            </w:rPr>
            <w:t xml:space="preserve"> </w:t>
          </w:r>
          <w:r w:rsidR="009A14F4" w:rsidRPr="009A14F4">
            <w:rPr>
              <w:noProof/>
            </w:rPr>
            <w:t>[1]</w:t>
          </w:r>
          <w:r w:rsidR="00D43136">
            <w:fldChar w:fldCharType="end"/>
          </w:r>
        </w:sdtContent>
      </w:sdt>
      <w:r>
        <w:t xml:space="preserve"> in New Zealand shows that older adults (65+) are more likely to have long sleep durations, while younger adults (&lt;65) are more prone to short sleep durations. This pattern suggests that men’s sleep duration may also increase with age, similar to women</w:t>
      </w:r>
      <w:commentRangeEnd w:id="51"/>
      <w:r w:rsidR="008B0D4F">
        <w:rPr>
          <w:rStyle w:val="CommentReference"/>
          <w:rFonts w:asciiTheme="minorHAnsi" w:hAnsiTheme="minorHAnsi"/>
        </w:rPr>
        <w:commentReference w:id="51"/>
      </w:r>
      <w:r>
        <w:t>.</w:t>
      </w:r>
    </w:p>
    <w:commentRangeStart w:id="52"/>
    <w:p w14:paraId="32E79577" w14:textId="7A887F80" w:rsidR="00F41E97" w:rsidDel="008B0D4F" w:rsidRDefault="007B087C" w:rsidP="00F41E97">
      <w:pPr>
        <w:pStyle w:val="Paragraph"/>
        <w:rPr>
          <w:del w:id="53" w:author="Melissa Laurino" w:date="2024-12-04T07:07:00Z"/>
        </w:rPr>
      </w:pPr>
      <w:r>
        <w:fldChar w:fldCharType="begin"/>
      </w:r>
      <w:r>
        <w:instrText xml:space="preserve"> REF _Ref183975960 \h </w:instrText>
      </w:r>
      <w:r>
        <w:fldChar w:fldCharType="separate"/>
      </w:r>
      <w:r w:rsidR="00ED2962" w:rsidRPr="00E357CA">
        <w:rPr>
          <w:b/>
          <w:bCs/>
        </w:rPr>
        <w:t xml:space="preserve">Figure </w:t>
      </w:r>
      <w:r w:rsidR="00ED2962">
        <w:rPr>
          <w:b/>
          <w:bCs/>
          <w:noProof/>
        </w:rPr>
        <w:t>2</w:t>
      </w:r>
      <w:r>
        <w:fldChar w:fldCharType="end"/>
      </w:r>
      <w:r>
        <w:t xml:space="preserve"> </w:t>
      </w:r>
      <w:commentRangeEnd w:id="52"/>
      <w:r w:rsidR="008B0D4F">
        <w:rPr>
          <w:rStyle w:val="CommentReference"/>
          <w:rFonts w:asciiTheme="minorHAnsi" w:hAnsiTheme="minorHAnsi"/>
        </w:rPr>
        <w:commentReference w:id="52"/>
      </w:r>
      <w:r w:rsidR="00F41E97">
        <w:t>shows a clear link between stress and sleep disorders. People with low or very low stress levels usually report no sleep disorders. On the other hand, high stress levels are linked to sleep apnea, and very high stress levels often cause insomnia.</w:t>
      </w:r>
      <w:ins w:id="54" w:author="Melissa Laurino" w:date="2024-12-04T07:07:00Z">
        <w:r w:rsidR="008B0D4F">
          <w:t xml:space="preserve"> Previous s</w:t>
        </w:r>
      </w:ins>
    </w:p>
    <w:p w14:paraId="795DD10A" w14:textId="59B27C84" w:rsidR="00F41E97" w:rsidRDefault="00F41E97" w:rsidP="00F41E97">
      <w:pPr>
        <w:pStyle w:val="Paragraph"/>
      </w:pPr>
      <w:del w:id="55" w:author="Melissa Laurino" w:date="2024-12-04T07:07:00Z">
        <w:r w:rsidDel="008B0D4F">
          <w:delText>S</w:delText>
        </w:r>
      </w:del>
      <w:r>
        <w:t xml:space="preserve">tudies </w:t>
      </w:r>
      <w:ins w:id="56" w:author="Melissa Laurino" w:date="2024-12-04T07:07:00Z">
        <w:r w:rsidR="008B0D4F">
          <w:t xml:space="preserve">have </w:t>
        </w:r>
      </w:ins>
      <w:r>
        <w:t>confirm</w:t>
      </w:r>
      <w:ins w:id="57" w:author="Melissa Laurino" w:date="2024-12-04T07:07:00Z">
        <w:r w:rsidR="008B0D4F">
          <w:t>ed</w:t>
        </w:r>
      </w:ins>
      <w:r>
        <w:t xml:space="preserve"> that stress is the strongest cause of insomnia, followed by sleep apnea. Women are more at risk of insomnia, while men are more prone to sleep apnea</w:t>
      </w:r>
      <w:sdt>
        <w:sdtPr>
          <w:id w:val="-314117249"/>
          <w:citation/>
        </w:sdtPr>
        <w:sdtEndPr/>
        <w:sdtContent>
          <w:r w:rsidR="009A14F4">
            <w:fldChar w:fldCharType="begin"/>
          </w:r>
          <w:r w:rsidR="009A14F4">
            <w:instrText xml:space="preserve"> CITATION Ray22 \l 1033 </w:instrText>
          </w:r>
          <w:r w:rsidR="009A14F4">
            <w:fldChar w:fldCharType="separate"/>
          </w:r>
          <w:r w:rsidR="009A14F4">
            <w:rPr>
              <w:noProof/>
            </w:rPr>
            <w:t xml:space="preserve"> </w:t>
          </w:r>
          <w:r w:rsidR="009A14F4" w:rsidRPr="009A14F4">
            <w:rPr>
              <w:noProof/>
            </w:rPr>
            <w:t>[2]</w:t>
          </w:r>
          <w:r w:rsidR="009A14F4">
            <w:fldChar w:fldCharType="end"/>
          </w:r>
        </w:sdtContent>
      </w:sdt>
      <w:r>
        <w:t xml:space="preserve">. Certain jobs, like doctors, nurses, salespeople, scientists, software engineers, and </w:t>
      </w:r>
      <w:r>
        <w:lastRenderedPageBreak/>
        <w:t>teachers, are associated with very high stress levels, which can worsen sleep problems​</w:t>
      </w:r>
      <w:ins w:id="58" w:author="Melissa Laurino" w:date="2024-12-04T07:07:00Z">
        <w:r w:rsidR="008B0D4F">
          <w:t>(</w:t>
        </w:r>
      </w:ins>
      <w:del w:id="59" w:author="Melissa Laurino" w:date="2024-12-04T07:07:00Z">
        <w:r w:rsidR="007B087C" w:rsidDel="008B0D4F">
          <w:delText xml:space="preserve">, described in </w:delText>
        </w:r>
      </w:del>
      <w:r w:rsidR="007B087C">
        <w:fldChar w:fldCharType="begin"/>
      </w:r>
      <w:r w:rsidR="007B087C">
        <w:instrText xml:space="preserve"> REF _Ref183976000 \h </w:instrText>
      </w:r>
      <w:r w:rsidR="007B087C">
        <w:fldChar w:fldCharType="separate"/>
      </w:r>
      <w:r w:rsidR="00ED2962" w:rsidRPr="00260806">
        <w:rPr>
          <w:b/>
          <w:bCs/>
        </w:rPr>
        <w:t xml:space="preserve">Figure </w:t>
      </w:r>
      <w:r w:rsidR="00ED2962">
        <w:rPr>
          <w:b/>
          <w:bCs/>
          <w:noProof/>
        </w:rPr>
        <w:t>3</w:t>
      </w:r>
      <w:r w:rsidR="007B087C">
        <w:fldChar w:fldCharType="end"/>
      </w:r>
      <w:ins w:id="60" w:author="Melissa Laurino" w:date="2024-12-04T07:08:00Z">
        <w:r w:rsidR="008B0D4F">
          <w:t>)</w:t>
        </w:r>
      </w:ins>
      <w:r w:rsidR="007B087C">
        <w:t>.</w:t>
      </w:r>
    </w:p>
    <w:p w14:paraId="46C483DF" w14:textId="359A51BC" w:rsidR="00F41E97" w:rsidRDefault="00F41E97" w:rsidP="00F41E97">
      <w:pPr>
        <w:pStyle w:val="Paragraph"/>
      </w:pPr>
      <w:del w:id="61" w:author="Melissa Laurino" w:date="2024-12-04T07:08:00Z">
        <w:r w:rsidDel="008B0D4F">
          <w:delText xml:space="preserve">In </w:delText>
        </w:r>
        <w:r w:rsidR="007B087C" w:rsidDel="008B0D4F">
          <w:fldChar w:fldCharType="begin"/>
        </w:r>
        <w:r w:rsidR="007B087C" w:rsidDel="008B0D4F">
          <w:delInstrText xml:space="preserve"> REF _Ref183976010 \h </w:delInstrText>
        </w:r>
        <w:r w:rsidR="007B087C" w:rsidDel="008B0D4F">
          <w:fldChar w:fldCharType="separate"/>
        </w:r>
        <w:r w:rsidR="005D310D" w:rsidRPr="008E3C5F" w:rsidDel="008B0D4F">
          <w:rPr>
            <w:b/>
            <w:bCs/>
          </w:rPr>
          <w:delText xml:space="preserve">Figure </w:delText>
        </w:r>
        <w:r w:rsidR="005D310D" w:rsidDel="008B0D4F">
          <w:rPr>
            <w:b/>
            <w:bCs/>
            <w:noProof/>
          </w:rPr>
          <w:delText>4</w:delText>
        </w:r>
        <w:r w:rsidR="007B087C" w:rsidDel="008B0D4F">
          <w:fldChar w:fldCharType="end"/>
        </w:r>
        <w:r w:rsidDel="008B0D4F">
          <w:delText>, people</w:delText>
        </w:r>
      </w:del>
      <w:ins w:id="62" w:author="Melissa Laurino" w:date="2024-12-04T07:08:00Z">
        <w:r w:rsidR="008B0D4F">
          <w:t>People</w:t>
        </w:r>
      </w:ins>
      <w:r>
        <w:t xml:space="preserve"> who exercise regularly tend to sleep better</w:t>
      </w:r>
      <w:ins w:id="63" w:author="Melissa Laurino" w:date="2024-12-04T07:08:00Z">
        <w:r w:rsidR="008B0D4F">
          <w:t xml:space="preserve"> (Figure 4)</w:t>
        </w:r>
      </w:ins>
      <w:r>
        <w:t>. It also helps reduce stress and negative emotions, boosting positive feelings. A study by Schultchen et al. found a strong two-way relationship between physical activity, stress, and emotions. Physical activity not only improves sleep but also supports mental and physical health​</w:t>
      </w:r>
      <w:sdt>
        <w:sdtPr>
          <w:id w:val="1282306896"/>
          <w:citation/>
        </w:sdtPr>
        <w:sdtEndPr/>
        <w:sdtContent>
          <w:r w:rsidR="009A14F4">
            <w:fldChar w:fldCharType="begin"/>
          </w:r>
          <w:r w:rsidR="009A14F4">
            <w:instrText xml:space="preserve"> CITATION Dan19 \l 1033 </w:instrText>
          </w:r>
          <w:r w:rsidR="009A14F4">
            <w:fldChar w:fldCharType="separate"/>
          </w:r>
          <w:r w:rsidR="009A14F4">
            <w:rPr>
              <w:noProof/>
            </w:rPr>
            <w:t xml:space="preserve"> </w:t>
          </w:r>
          <w:r w:rsidR="009A14F4" w:rsidRPr="009A14F4">
            <w:rPr>
              <w:noProof/>
            </w:rPr>
            <w:t>[3]</w:t>
          </w:r>
          <w:r w:rsidR="009A14F4">
            <w:fldChar w:fldCharType="end"/>
          </w:r>
        </w:sdtContent>
      </w:sdt>
      <w:r w:rsidR="009A14F4">
        <w:t>.</w:t>
      </w:r>
    </w:p>
    <w:p w14:paraId="74380706" w14:textId="6C58D8BD" w:rsidR="00F41E97" w:rsidRDefault="00D43136" w:rsidP="00F41E97">
      <w:pPr>
        <w:pStyle w:val="Heading2"/>
      </w:pPr>
      <w:bookmarkStart w:id="64" w:name="_Toc183976790"/>
      <w:commentRangeStart w:id="65"/>
      <w:r>
        <w:t>Conclusion</w:t>
      </w:r>
      <w:commentRangeEnd w:id="65"/>
      <w:r w:rsidR="008B0D4F">
        <w:rPr>
          <w:rStyle w:val="CommentReference"/>
          <w:rFonts w:asciiTheme="minorHAnsi" w:eastAsiaTheme="minorHAnsi" w:hAnsiTheme="minorHAnsi" w:cstheme="minorBidi"/>
          <w:b w:val="0"/>
        </w:rPr>
        <w:commentReference w:id="65"/>
      </w:r>
      <w:r>
        <w:t xml:space="preserve"> and future studies</w:t>
      </w:r>
      <w:bookmarkEnd w:id="64"/>
    </w:p>
    <w:p w14:paraId="6AC21656" w14:textId="71EF4D9E" w:rsidR="006544FA" w:rsidRDefault="00F41E97" w:rsidP="007B087C">
      <w:pPr>
        <w:pStyle w:val="Paragraph"/>
      </w:pPr>
      <w:r>
        <w:t>Age, gender, stress, and physical activity all play key roles in sleep quality.</w:t>
      </w:r>
      <w:r w:rsidR="007B087C">
        <w:t xml:space="preserve"> </w:t>
      </w:r>
      <w:r>
        <w:t>Understanding these factors can help individuals make better choices to improve their sleep and overall health.</w:t>
      </w:r>
    </w:p>
    <w:p w14:paraId="5C056ED3" w14:textId="77777777" w:rsidR="007B087C" w:rsidRDefault="007B087C" w:rsidP="007B087C">
      <w:pPr>
        <w:pStyle w:val="Paragraph"/>
      </w:pPr>
      <w:r>
        <w:t>Future studies could explore:</w:t>
      </w:r>
    </w:p>
    <w:p w14:paraId="6D6D44B0" w14:textId="30A5C400" w:rsidR="007B087C" w:rsidRDefault="007B087C" w:rsidP="007B087C">
      <w:pPr>
        <w:pStyle w:val="Paragraph"/>
        <w:numPr>
          <w:ilvl w:val="0"/>
          <w:numId w:val="21"/>
        </w:numPr>
      </w:pPr>
      <w:r w:rsidRPr="007B087C">
        <w:rPr>
          <w:b/>
          <w:bCs/>
        </w:rPr>
        <w:t>Technology Use</w:t>
      </w:r>
      <w:r>
        <w:t>: Investigate how daily screen time on phones, computers, and social media apps affects sleep, especially due to blue light and mental stimulation.</w:t>
      </w:r>
    </w:p>
    <w:p w14:paraId="541652B6" w14:textId="1FD0138C" w:rsidR="007B087C" w:rsidRDefault="007B087C" w:rsidP="007B087C">
      <w:pPr>
        <w:pStyle w:val="Paragraph"/>
        <w:numPr>
          <w:ilvl w:val="0"/>
          <w:numId w:val="21"/>
        </w:numPr>
      </w:pPr>
      <w:r w:rsidRPr="007B087C">
        <w:rPr>
          <w:b/>
          <w:bCs/>
        </w:rPr>
        <w:t>Alcohol and Substances</w:t>
      </w:r>
      <w:r>
        <w:t>: Examine how alcohol and other substances impact sleep, focusing on timing and consumption levels.</w:t>
      </w:r>
    </w:p>
    <w:p w14:paraId="04818E54" w14:textId="51746E3D" w:rsidR="007B087C" w:rsidRDefault="007B087C" w:rsidP="007B087C">
      <w:pPr>
        <w:pStyle w:val="Paragraph"/>
        <w:numPr>
          <w:ilvl w:val="0"/>
          <w:numId w:val="21"/>
        </w:numPr>
      </w:pPr>
      <w:r w:rsidRPr="007B087C">
        <w:rPr>
          <w:b/>
          <w:bCs/>
        </w:rPr>
        <w:t>Eating Habits</w:t>
      </w:r>
      <w:r>
        <w:t>: Analyze late-night eating and meal choices to determine their influence on sleep quality and duration.</w:t>
      </w:r>
    </w:p>
    <w:p w14:paraId="43F5061D" w14:textId="77777777" w:rsidR="007B087C" w:rsidRDefault="007B087C">
      <w:pPr>
        <w:rPr>
          <w:rFonts w:ascii="Times New Roman" w:hAnsi="Times New Roman"/>
          <w:sz w:val="24"/>
        </w:rPr>
      </w:pPr>
      <w:r>
        <w:br w:type="page"/>
      </w:r>
    </w:p>
    <w:p w14:paraId="7AB6060E" w14:textId="11AE0230" w:rsidR="007B087C" w:rsidRDefault="007B087C" w:rsidP="007B087C">
      <w:pPr>
        <w:pStyle w:val="Heading1"/>
      </w:pPr>
      <w:bookmarkStart w:id="66" w:name="_Toc183976791"/>
      <w:r w:rsidRPr="007B087C">
        <w:lastRenderedPageBreak/>
        <w:t>APPENDIX A: R CODE FOR DATA ANALYSIS AND GRAPH CREATION</w:t>
      </w:r>
      <w:bookmarkEnd w:id="66"/>
    </w:p>
    <w:p w14:paraId="37A2152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library(dplyr)         # Work with data frames</w:t>
      </w:r>
    </w:p>
    <w:p w14:paraId="6012703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library(ggplot2)       # Plot graphs</w:t>
      </w:r>
    </w:p>
    <w:p w14:paraId="3E6852F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library(treemapify)    # Plot treemap</w:t>
      </w:r>
    </w:p>
    <w:p w14:paraId="434384C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library(tidyr)         # Create tidy data</w:t>
      </w:r>
    </w:p>
    <w:p w14:paraId="104A99B9" w14:textId="77777777" w:rsidR="00622D53" w:rsidRPr="00622D53" w:rsidRDefault="00622D53" w:rsidP="00622D53">
      <w:pPr>
        <w:shd w:val="clear" w:color="auto" w:fill="F2F2F2" w:themeFill="background1" w:themeFillShade="F2"/>
        <w:spacing w:after="0" w:line="240" w:lineRule="auto"/>
        <w:rPr>
          <w:rFonts w:ascii="Consolas" w:hAnsi="Consolas"/>
        </w:rPr>
      </w:pPr>
    </w:p>
    <w:p w14:paraId="18F7FB3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Create colors</w:t>
      </w:r>
    </w:p>
    <w:p w14:paraId="7C6E335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slate_200 &lt;- "#e2e8f0"</w:t>
      </w:r>
    </w:p>
    <w:p w14:paraId="2AB57FA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slate_700 &lt;- "#334155"</w:t>
      </w:r>
    </w:p>
    <w:p w14:paraId="0FF00AA9"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pink_400 &lt;- "#f472b6"</w:t>
      </w:r>
    </w:p>
    <w:p w14:paraId="06D59DB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sky_800 &lt;- "#075985"</w:t>
      </w:r>
    </w:p>
    <w:p w14:paraId="4C0FF7F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sky_600 &lt;- "#0284c7"</w:t>
      </w:r>
    </w:p>
    <w:p w14:paraId="1BA8254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sky_400 &lt;- "#38bdf8"</w:t>
      </w:r>
    </w:p>
    <w:p w14:paraId="1CAA11B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sky_100 &lt;- "#e0f2fe"</w:t>
      </w:r>
    </w:p>
    <w:p w14:paraId="43778BC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sky_50 &lt;- "#f0f9ff"</w:t>
      </w:r>
    </w:p>
    <w:p w14:paraId="5C3A1E65" w14:textId="77777777" w:rsidR="00622D53" w:rsidRPr="00622D53" w:rsidRDefault="00622D53" w:rsidP="00622D53">
      <w:pPr>
        <w:shd w:val="clear" w:color="auto" w:fill="F2F2F2" w:themeFill="background1" w:themeFillShade="F2"/>
        <w:spacing w:after="0" w:line="240" w:lineRule="auto"/>
        <w:rPr>
          <w:rFonts w:ascii="Consolas" w:hAnsi="Consolas"/>
        </w:rPr>
      </w:pPr>
    </w:p>
    <w:p w14:paraId="3CACDF0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normal_text_size &lt;- 29</w:t>
      </w:r>
    </w:p>
    <w:p w14:paraId="4EF4332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title_text_size &lt;- 31</w:t>
      </w:r>
    </w:p>
    <w:p w14:paraId="095B60C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margin_size &lt;- 20</w:t>
      </w:r>
    </w:p>
    <w:p w14:paraId="119D2EBB" w14:textId="77777777" w:rsidR="00622D53" w:rsidRPr="00622D53" w:rsidRDefault="00622D53" w:rsidP="00622D53">
      <w:pPr>
        <w:shd w:val="clear" w:color="auto" w:fill="F2F2F2" w:themeFill="background1" w:themeFillShade="F2"/>
        <w:spacing w:after="0" w:line="240" w:lineRule="auto"/>
        <w:rPr>
          <w:rFonts w:ascii="Consolas" w:hAnsi="Consolas"/>
        </w:rPr>
      </w:pPr>
    </w:p>
    <w:p w14:paraId="56166D6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Reads the data</w:t>
      </w:r>
    </w:p>
    <w:p w14:paraId="356F444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df &lt;- read.csv('sleep-health-and-lifestyle.csv')</w:t>
      </w:r>
    </w:p>
    <w:p w14:paraId="089C6045" w14:textId="77777777" w:rsidR="00622D53" w:rsidRPr="00622D53" w:rsidRDefault="00622D53" w:rsidP="00622D53">
      <w:pPr>
        <w:shd w:val="clear" w:color="auto" w:fill="F2F2F2" w:themeFill="background1" w:themeFillShade="F2"/>
        <w:spacing w:after="0" w:line="240" w:lineRule="auto"/>
        <w:rPr>
          <w:rFonts w:ascii="Consolas" w:hAnsi="Consolas"/>
        </w:rPr>
      </w:pPr>
    </w:p>
    <w:p w14:paraId="7225FB2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df &lt;- df %&gt;%</w:t>
      </w:r>
    </w:p>
    <w:p w14:paraId="3621CB75"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mutate(Stress.Level = case_when(</w:t>
      </w:r>
    </w:p>
    <w:p w14:paraId="498726B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Stress.Level &lt;= 2 ~ "Very Low",</w:t>
      </w:r>
    </w:p>
    <w:p w14:paraId="60E5F55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Stress.Level &lt;= 4 ~ "Low",</w:t>
      </w:r>
    </w:p>
    <w:p w14:paraId="71017B1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Stress.Level &lt;= 6 ~ "Moderate",</w:t>
      </w:r>
    </w:p>
    <w:p w14:paraId="60DC30E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Stress.Level &lt;= 8 ~ "High",</w:t>
      </w:r>
    </w:p>
    <w:p w14:paraId="7A4D821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Stress.Level &lt;= 10 ~ "Very High"</w:t>
      </w:r>
    </w:p>
    <w:p w14:paraId="0A8544B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 %&gt;%</w:t>
      </w:r>
    </w:p>
    <w:p w14:paraId="35AAD51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mutate(Quality.of.Sleep = case_when(</w:t>
      </w:r>
    </w:p>
    <w:p w14:paraId="75BE73D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&lt;= 2 ~ "Very Poor",</w:t>
      </w:r>
    </w:p>
    <w:p w14:paraId="266E71F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&lt;= 4 ~ "Poor",</w:t>
      </w:r>
    </w:p>
    <w:p w14:paraId="7617FF5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&lt;= 6 ~ "Average",</w:t>
      </w:r>
    </w:p>
    <w:p w14:paraId="11AC16F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&lt;= 8 ~ "Good",</w:t>
      </w:r>
    </w:p>
    <w:p w14:paraId="11FA7B9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&lt;= 10 ~ "Excellent"</w:t>
      </w:r>
    </w:p>
    <w:p w14:paraId="51652D7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w:t>
      </w:r>
    </w:p>
    <w:p w14:paraId="318E42F7" w14:textId="77777777" w:rsidR="00622D53" w:rsidRPr="00622D53" w:rsidRDefault="00622D53" w:rsidP="00622D53">
      <w:pPr>
        <w:shd w:val="clear" w:color="auto" w:fill="F2F2F2" w:themeFill="background1" w:themeFillShade="F2"/>
        <w:spacing w:after="0" w:line="240" w:lineRule="auto"/>
        <w:rPr>
          <w:rFonts w:ascii="Consolas" w:hAnsi="Consolas"/>
        </w:rPr>
      </w:pPr>
    </w:p>
    <w:p w14:paraId="39ABC69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df$Stress.Level &lt;- factor(</w:t>
      </w:r>
    </w:p>
    <w:p w14:paraId="0DED4B1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df$Stress.Level,</w:t>
      </w:r>
    </w:p>
    <w:p w14:paraId="6365B35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levels = c("Very High", "High", "Moderate", "Low", "Very Low")</w:t>
      </w:r>
    </w:p>
    <w:p w14:paraId="4F9D636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w:t>
      </w:r>
    </w:p>
    <w:p w14:paraId="63FC1221" w14:textId="77777777" w:rsidR="00622D53" w:rsidRPr="00622D53" w:rsidRDefault="00622D53" w:rsidP="00622D53">
      <w:pPr>
        <w:shd w:val="clear" w:color="auto" w:fill="F2F2F2" w:themeFill="background1" w:themeFillShade="F2"/>
        <w:spacing w:after="0" w:line="240" w:lineRule="auto"/>
        <w:rPr>
          <w:rFonts w:ascii="Consolas" w:hAnsi="Consolas"/>
        </w:rPr>
      </w:pPr>
    </w:p>
    <w:p w14:paraId="58506B6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df$Quality.of.Sleep &lt;- factor(</w:t>
      </w:r>
    </w:p>
    <w:p w14:paraId="2035527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df$Quality.of.Sleep,</w:t>
      </w:r>
    </w:p>
    <w:p w14:paraId="38A894D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levels = c("Excellent", "Good", "Average", "Poor", "Very Poor")</w:t>
      </w:r>
    </w:p>
    <w:p w14:paraId="3662C32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lastRenderedPageBreak/>
        <w:t>)</w:t>
      </w:r>
    </w:p>
    <w:p w14:paraId="05E4F70D" w14:textId="77777777" w:rsidR="00622D53" w:rsidRPr="00622D53" w:rsidRDefault="00622D53" w:rsidP="00622D53">
      <w:pPr>
        <w:shd w:val="clear" w:color="auto" w:fill="F2F2F2" w:themeFill="background1" w:themeFillShade="F2"/>
        <w:spacing w:after="0" w:line="240" w:lineRule="auto"/>
        <w:rPr>
          <w:rFonts w:ascii="Consolas" w:hAnsi="Consolas"/>
        </w:rPr>
      </w:pPr>
    </w:p>
    <w:p w14:paraId="3BE65F5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df$Sleep.Disorder &lt;- factor(</w:t>
      </w:r>
    </w:p>
    <w:p w14:paraId="0FE3D67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df$Sleep.Disorder,</w:t>
      </w:r>
    </w:p>
    <w:p w14:paraId="32A62DA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levels = c("None", "Insomnia", "Sleep Apnea")</w:t>
      </w:r>
    </w:p>
    <w:p w14:paraId="2C32248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w:t>
      </w:r>
    </w:p>
    <w:p w14:paraId="1AB0261D" w14:textId="77777777" w:rsidR="00622D53" w:rsidRPr="00622D53" w:rsidRDefault="00622D53" w:rsidP="00622D53">
      <w:pPr>
        <w:shd w:val="clear" w:color="auto" w:fill="F2F2F2" w:themeFill="background1" w:themeFillShade="F2"/>
        <w:spacing w:after="0" w:line="240" w:lineRule="auto"/>
        <w:rPr>
          <w:rFonts w:ascii="Consolas" w:hAnsi="Consolas"/>
        </w:rPr>
      </w:pPr>
    </w:p>
    <w:p w14:paraId="72B2DC8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Sleep duration across age and gender</w:t>
      </w:r>
    </w:p>
    <w:p w14:paraId="52C4325D" w14:textId="77777777" w:rsidR="00622D53" w:rsidRPr="00622D53" w:rsidRDefault="00622D53" w:rsidP="00622D53">
      <w:pPr>
        <w:shd w:val="clear" w:color="auto" w:fill="F2F2F2" w:themeFill="background1" w:themeFillShade="F2"/>
        <w:spacing w:after="0" w:line="240" w:lineRule="auto"/>
        <w:rPr>
          <w:rFonts w:ascii="Consolas" w:hAnsi="Consolas"/>
        </w:rPr>
      </w:pPr>
    </w:p>
    <w:p w14:paraId="4BCD008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ggplot(df,</w:t>
      </w:r>
    </w:p>
    <w:p w14:paraId="12997C8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aes(x = Age, y = Sleep.Duration, color = Gender)) +</w:t>
      </w:r>
    </w:p>
    <w:p w14:paraId="254C1AB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geom_point(size = 10) +</w:t>
      </w:r>
    </w:p>
    <w:p w14:paraId="73A8E099"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geom_smooth(color = slate_700, size = 2) +</w:t>
      </w:r>
    </w:p>
    <w:p w14:paraId="30BD47C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facet_wrap(~ Gender) +</w:t>
      </w:r>
    </w:p>
    <w:p w14:paraId="6877F41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scale_colour_manual(values = c(</w:t>
      </w:r>
    </w:p>
    <w:p w14:paraId="5CDCCD4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"Female" = pink_400,</w:t>
      </w:r>
    </w:p>
    <w:p w14:paraId="1DBD223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"Male" = sky_400</w:t>
      </w:r>
    </w:p>
    <w:p w14:paraId="7BD5B17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 +</w:t>
      </w:r>
    </w:p>
    <w:p w14:paraId="500682F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labs(title = "Sleep duration across age and gender",</w:t>
      </w:r>
    </w:p>
    <w:p w14:paraId="24DA278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x = "Age",</w:t>
      </w:r>
    </w:p>
    <w:p w14:paraId="602A2C1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y = "Sleep duration") +</w:t>
      </w:r>
    </w:p>
    <w:p w14:paraId="4CE98ED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theme_classic() +</w:t>
      </w:r>
    </w:p>
    <w:p w14:paraId="3718F7C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w:t>
      </w:r>
    </w:p>
    <w:p w14:paraId="53E6D0A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text = element_text(color = slate_700, family = "serif"),</w:t>
      </w:r>
    </w:p>
    <w:p w14:paraId="58DE9EE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plot.title = element_text(size = title_text_size, face = "bold",</w:t>
      </w:r>
    </w:p>
    <w:p w14:paraId="6F84069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margin = margin(b = margin_size)),</w:t>
      </w:r>
    </w:p>
    <w:p w14:paraId="36FEECC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panel.border = element_rect(color = slate_700, fill = NA, linewidth = 2),</w:t>
      </w:r>
    </w:p>
    <w:p w14:paraId="6CCDB70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panel.grid.major = element_line(color = slate_200, linewidth = 1),</w:t>
      </w:r>
    </w:p>
    <w:p w14:paraId="2AF263C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strip.background = element_rect(color = slate_700, fill = NA, linewidth = 2),</w:t>
      </w:r>
    </w:p>
    <w:p w14:paraId="2FE9943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strip.text = element_text(size = normal_text_size, color = slate_700),</w:t>
      </w:r>
    </w:p>
    <w:p w14:paraId="2EE6F4A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legend.key.height = unit(1.25, "cm"),</w:t>
      </w:r>
    </w:p>
    <w:p w14:paraId="6D4507E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legend.text = element_text(size = normal_text_size),</w:t>
      </w:r>
    </w:p>
    <w:p w14:paraId="0C4E1E1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legend.title = element_text(size = title_text_size),</w:t>
      </w:r>
    </w:p>
    <w:p w14:paraId="2BE4152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axis.text = element_text(size = normal_text_size, color = slate_700),</w:t>
      </w:r>
    </w:p>
    <w:p w14:paraId="680CE5C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 = element_text(size = title_text_size),</w:t>
      </w:r>
    </w:p>
    <w:p w14:paraId="51D8680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axis.title.x = element_text(margin = margin(t = margin_size)),</w:t>
      </w:r>
    </w:p>
    <w:p w14:paraId="761C834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axis.title.y = element_text(margin = margin(r = margin_size))</w:t>
      </w:r>
    </w:p>
    <w:p w14:paraId="3EE427D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w:t>
      </w:r>
    </w:p>
    <w:p w14:paraId="51D9F544" w14:textId="77777777" w:rsidR="00622D53" w:rsidRPr="00622D53" w:rsidRDefault="00622D53" w:rsidP="00622D53">
      <w:pPr>
        <w:shd w:val="clear" w:color="auto" w:fill="F2F2F2" w:themeFill="background1" w:themeFillShade="F2"/>
        <w:spacing w:after="0" w:line="240" w:lineRule="auto"/>
        <w:rPr>
          <w:rFonts w:ascii="Consolas" w:hAnsi="Consolas"/>
        </w:rPr>
      </w:pPr>
    </w:p>
    <w:p w14:paraId="31A3237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Connection between stress and sleep disorders</w:t>
      </w:r>
    </w:p>
    <w:p w14:paraId="5A939BE9" w14:textId="77777777" w:rsidR="00622D53" w:rsidRPr="00622D53" w:rsidRDefault="00622D53" w:rsidP="00622D53">
      <w:pPr>
        <w:shd w:val="clear" w:color="auto" w:fill="F2F2F2" w:themeFill="background1" w:themeFillShade="F2"/>
        <w:spacing w:after="0" w:line="240" w:lineRule="auto"/>
        <w:rPr>
          <w:rFonts w:ascii="Consolas" w:hAnsi="Consolas"/>
        </w:rPr>
      </w:pPr>
    </w:p>
    <w:p w14:paraId="6BD12F2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stress_level_and_sleep_disorder &lt;- df %&gt;%</w:t>
      </w:r>
    </w:p>
    <w:p w14:paraId="5309FDF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count(Stress.Level, Sleep.Disorder) %&gt;%</w:t>
      </w:r>
    </w:p>
    <w:p w14:paraId="416206F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complete(Stress.Level, Sleep.Disorder, fill = list(n = 0))</w:t>
      </w:r>
    </w:p>
    <w:p w14:paraId="68B1F7B6" w14:textId="77777777" w:rsidR="00622D53" w:rsidRPr="00622D53" w:rsidRDefault="00622D53" w:rsidP="00622D53">
      <w:pPr>
        <w:shd w:val="clear" w:color="auto" w:fill="F2F2F2" w:themeFill="background1" w:themeFillShade="F2"/>
        <w:spacing w:after="0" w:line="240" w:lineRule="auto"/>
        <w:rPr>
          <w:rFonts w:ascii="Consolas" w:hAnsi="Consolas"/>
        </w:rPr>
      </w:pPr>
    </w:p>
    <w:p w14:paraId="0E78F3F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ggplot(stress_level_and_sleep_disorder, </w:t>
      </w:r>
    </w:p>
    <w:p w14:paraId="5134CF7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lastRenderedPageBreak/>
        <w:t xml:space="preserve">       aes(x = Stress.Level, y = Sleep.Disorder, fill = n)) +</w:t>
      </w:r>
    </w:p>
    <w:p w14:paraId="72087FB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geom_tile() +</w:t>
      </w:r>
    </w:p>
    <w:p w14:paraId="4B188E1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scale_fill_gradient(low = sky_50, high = sky_400) +</w:t>
      </w:r>
    </w:p>
    <w:p w14:paraId="0810A11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labs(title = "Connection between stress and sleep disorders",</w:t>
      </w:r>
    </w:p>
    <w:p w14:paraId="0101A05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x = "Stress level",</w:t>
      </w:r>
    </w:p>
    <w:p w14:paraId="3670018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y = "Sleep disorder",</w:t>
      </w:r>
    </w:p>
    <w:p w14:paraId="01F7FB3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fill = "Count") +</w:t>
      </w:r>
    </w:p>
    <w:p w14:paraId="216DBB2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theme_classic() +</w:t>
      </w:r>
    </w:p>
    <w:p w14:paraId="09B2CF2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w:t>
      </w:r>
    </w:p>
    <w:p w14:paraId="2BC0A8F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text = element_text(color = slate_700, family = "serif"),</w:t>
      </w:r>
    </w:p>
    <w:p w14:paraId="191EB0E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plot.title = element_text(size = title_text_size,</w:t>
      </w:r>
    </w:p>
    <w:p w14:paraId="49751EA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color = slate_700,</w:t>
      </w:r>
    </w:p>
    <w:p w14:paraId="2D24CD5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face = "bold",</w:t>
      </w:r>
    </w:p>
    <w:p w14:paraId="77E788E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margin = margin(b = margin_size, l = margin_size)),</w:t>
      </w:r>
    </w:p>
    <w:p w14:paraId="087C0C7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legend.key.height = unit(1.25, "cm"),</w:t>
      </w:r>
    </w:p>
    <w:p w14:paraId="19F7F9F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legend.text = element_text(size = normal_text_size),</w:t>
      </w:r>
    </w:p>
    <w:p w14:paraId="593C66E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legend.title = element_text(size = title_text_size),</w:t>
      </w:r>
    </w:p>
    <w:p w14:paraId="7D45337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axis.line = element_blank(),</w:t>
      </w:r>
    </w:p>
    <w:p w14:paraId="62D3495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axis.ticks = element_blank(),</w:t>
      </w:r>
    </w:p>
    <w:p w14:paraId="5EB29AC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axis.text = element_text(size = normal_text_size, color = slate_700),</w:t>
      </w:r>
    </w:p>
    <w:p w14:paraId="04E79E6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 = element_text(size = title_text_size),</w:t>
      </w:r>
    </w:p>
    <w:p w14:paraId="44B4A96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axis.title.x = element_text(margin = margin(t = margin_size)),</w:t>
      </w:r>
    </w:p>
    <w:p w14:paraId="61D412B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axis.title.y = element_text(margin = margin(r = margin_size))</w:t>
      </w:r>
    </w:p>
    <w:p w14:paraId="1FDF9E3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w:t>
      </w:r>
    </w:p>
    <w:p w14:paraId="60C5C812" w14:textId="77777777" w:rsidR="00622D53" w:rsidRPr="00622D53" w:rsidRDefault="00622D53" w:rsidP="00622D53">
      <w:pPr>
        <w:shd w:val="clear" w:color="auto" w:fill="F2F2F2" w:themeFill="background1" w:themeFillShade="F2"/>
        <w:spacing w:after="0" w:line="240" w:lineRule="auto"/>
        <w:rPr>
          <w:rFonts w:ascii="Consolas" w:hAnsi="Consolas"/>
        </w:rPr>
      </w:pPr>
    </w:p>
    <w:p w14:paraId="1E9952C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Stress levels by occupation</w:t>
      </w:r>
    </w:p>
    <w:p w14:paraId="7B0A4A67" w14:textId="77777777" w:rsidR="00622D53" w:rsidRPr="00622D53" w:rsidRDefault="00622D53" w:rsidP="00622D53">
      <w:pPr>
        <w:shd w:val="clear" w:color="auto" w:fill="F2F2F2" w:themeFill="background1" w:themeFillShade="F2"/>
        <w:spacing w:after="0" w:line="240" w:lineRule="auto"/>
        <w:rPr>
          <w:rFonts w:ascii="Consolas" w:hAnsi="Consolas"/>
        </w:rPr>
      </w:pPr>
    </w:p>
    <w:p w14:paraId="54D539A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ggplot(df,</w:t>
      </w:r>
    </w:p>
    <w:p w14:paraId="13113BE5"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aes(x = Occupation, fill = Stress.Level)) +</w:t>
      </w:r>
    </w:p>
    <w:p w14:paraId="1733889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geom_bar() +</w:t>
      </w:r>
    </w:p>
    <w:p w14:paraId="2F0B34B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scale_fill_manual(</w:t>
      </w:r>
    </w:p>
    <w:p w14:paraId="5BF204A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values = c("Very High" = "#075985",</w:t>
      </w:r>
    </w:p>
    <w:p w14:paraId="6EA87E8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"High" = "#0284c7",</w:t>
      </w:r>
    </w:p>
    <w:p w14:paraId="510A424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"Moderate" = "#38bdf8",</w:t>
      </w:r>
    </w:p>
    <w:p w14:paraId="119C895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"Low" = "#e0f2fe",</w:t>
      </w:r>
    </w:p>
    <w:p w14:paraId="3D4E6EC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"Very Low" = "#f0f9ff")</w:t>
      </w:r>
    </w:p>
    <w:p w14:paraId="04FCB8C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 +</w:t>
      </w:r>
    </w:p>
    <w:p w14:paraId="6E48DCF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labs(title = "Stress levels by occupation",</w:t>
      </w:r>
    </w:p>
    <w:p w14:paraId="7C51DE8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x = "Occupation",</w:t>
      </w:r>
    </w:p>
    <w:p w14:paraId="6BD3939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y = "Count",</w:t>
      </w:r>
    </w:p>
    <w:p w14:paraId="2ED14BD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fill = "Stress level") +</w:t>
      </w:r>
    </w:p>
    <w:p w14:paraId="2E573E1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theme_classic() +</w:t>
      </w:r>
    </w:p>
    <w:p w14:paraId="63F4C62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w:t>
      </w:r>
    </w:p>
    <w:p w14:paraId="4063886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text = element_text(color = slate_700, family = "serif"),</w:t>
      </w:r>
    </w:p>
    <w:p w14:paraId="4575ED3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plot.title = element_text(size = title_text_size,</w:t>
      </w:r>
    </w:p>
    <w:p w14:paraId="581AC148"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color = slate_700,</w:t>
      </w:r>
    </w:p>
    <w:p w14:paraId="1575C0A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face = "bold",</w:t>
      </w:r>
    </w:p>
    <w:p w14:paraId="616B68F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margin = margin(b = margin_size)),</w:t>
      </w:r>
    </w:p>
    <w:p w14:paraId="70A646A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lastRenderedPageBreak/>
        <w:t xml:space="preserve">    legend.key.height = unit(1.25, "cm"),</w:t>
      </w:r>
    </w:p>
    <w:p w14:paraId="35F0A79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legend.text = element_text(size = normal_text_size),</w:t>
      </w:r>
    </w:p>
    <w:p w14:paraId="6C59431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legend.title = element_text(size = title_text_size),</w:t>
      </w:r>
    </w:p>
    <w:p w14:paraId="3770766B"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axis.line = element_line(linewidth = 1.25),</w:t>
      </w:r>
    </w:p>
    <w:p w14:paraId="707BBA6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axis.ticks = element_line(linewidth = 1),</w:t>
      </w:r>
    </w:p>
    <w:p w14:paraId="55AB62A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axis.text = element_text(size = normal_text_size, color = slate_700),</w:t>
      </w:r>
    </w:p>
    <w:p w14:paraId="2AF47B1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axis.text.x = element_text(angle = 35, hjust = 1),</w:t>
      </w:r>
    </w:p>
    <w:p w14:paraId="00239DD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 = element_text(size = title_text_size),</w:t>
      </w:r>
    </w:p>
    <w:p w14:paraId="716C061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axis.title.x = element_text(margin = margin(t = margin_size)),</w:t>
      </w:r>
    </w:p>
    <w:p w14:paraId="5831B1C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axis.title.y = element_text(margin = margin(r = margin_size))</w:t>
      </w:r>
    </w:p>
    <w:p w14:paraId="057D6A2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w:t>
      </w:r>
    </w:p>
    <w:p w14:paraId="375ED5C7" w14:textId="77777777" w:rsidR="00622D53" w:rsidRPr="00622D53" w:rsidRDefault="00622D53" w:rsidP="00622D53">
      <w:pPr>
        <w:shd w:val="clear" w:color="auto" w:fill="F2F2F2" w:themeFill="background1" w:themeFillShade="F2"/>
        <w:spacing w:after="0" w:line="240" w:lineRule="auto"/>
        <w:rPr>
          <w:rFonts w:ascii="Consolas" w:hAnsi="Consolas"/>
        </w:rPr>
      </w:pPr>
    </w:p>
    <w:p w14:paraId="4C3C0B2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Phyical activity time &amp; sleep quality</w:t>
      </w:r>
    </w:p>
    <w:p w14:paraId="3685E663" w14:textId="77777777" w:rsidR="00622D53" w:rsidRPr="00622D53" w:rsidRDefault="00622D53" w:rsidP="00622D53">
      <w:pPr>
        <w:shd w:val="clear" w:color="auto" w:fill="F2F2F2" w:themeFill="background1" w:themeFillShade="F2"/>
        <w:spacing w:after="0" w:line="240" w:lineRule="auto"/>
        <w:rPr>
          <w:rFonts w:ascii="Consolas" w:hAnsi="Consolas"/>
        </w:rPr>
      </w:pPr>
    </w:p>
    <w:p w14:paraId="49E43569"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ggplot(df,</w:t>
      </w:r>
    </w:p>
    <w:p w14:paraId="52E1E7FE"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aes(x = Quality.of.Sleep, </w:t>
      </w:r>
    </w:p>
    <w:p w14:paraId="3F8DD5D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y = Physical.Activity.Level,</w:t>
      </w:r>
    </w:p>
    <w:p w14:paraId="3F5249E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fill = ifelse(</w:t>
      </w:r>
    </w:p>
    <w:p w14:paraId="52EA6C8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Quality.of.Sleep == "Excellent", </w:t>
      </w:r>
    </w:p>
    <w:p w14:paraId="06532F3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"Highlighted", </w:t>
      </w:r>
    </w:p>
    <w:p w14:paraId="4046601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"Normal"</w:t>
      </w:r>
    </w:p>
    <w:p w14:paraId="66E029E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 +</w:t>
      </w:r>
    </w:p>
    <w:p w14:paraId="40B4E99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geom_boxplot(size = 1.25) +</w:t>
      </w:r>
    </w:p>
    <w:p w14:paraId="77735D0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scale_y_continuous(breaks = seq(30, 90, 10)) +</w:t>
      </w:r>
    </w:p>
    <w:p w14:paraId="1FC43DA5"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scale_fill_manual(</w:t>
      </w:r>
    </w:p>
    <w:p w14:paraId="467D98A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values = c("Highlighted" = "#38bdf8", "Normal" = "#f0f9ff")</w:t>
      </w:r>
    </w:p>
    <w:p w14:paraId="5B5694A9"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 +</w:t>
      </w:r>
    </w:p>
    <w:p w14:paraId="23920E9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labs(title = "How doing physical activities affects sleep quality",</w:t>
      </w:r>
    </w:p>
    <w:p w14:paraId="354729C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x = "Sleep quality",</w:t>
      </w:r>
    </w:p>
    <w:p w14:paraId="061A662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y = "Physical activity time (minutes)") +</w:t>
      </w:r>
    </w:p>
    <w:p w14:paraId="3DCCA142"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theme_classic() +</w:t>
      </w:r>
    </w:p>
    <w:p w14:paraId="6E532D53"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theme(</w:t>
      </w:r>
    </w:p>
    <w:p w14:paraId="07FECCE1"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legend.position = "none",</w:t>
      </w:r>
    </w:p>
    <w:p w14:paraId="550693CD"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text = element_text(color = slate_700, family = "serif"),</w:t>
      </w:r>
    </w:p>
    <w:p w14:paraId="786104EC"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plot.title = element_text(size = title_text_size,</w:t>
      </w:r>
    </w:p>
    <w:p w14:paraId="3D06CFB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color = slate_700,</w:t>
      </w:r>
    </w:p>
    <w:p w14:paraId="495A79D0"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face = "bold",</w:t>
      </w:r>
    </w:p>
    <w:p w14:paraId="2F000977"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margin = margin(b = margin_size)),</w:t>
      </w:r>
    </w:p>
    <w:p w14:paraId="2F77D919"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axis.line = element_line(linewidth = 1.25),</w:t>
      </w:r>
    </w:p>
    <w:p w14:paraId="23D056C5"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axis.ticks = element_line(linewidth = 1),</w:t>
      </w:r>
    </w:p>
    <w:p w14:paraId="0A9D905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axis.text = element_text(size = normal_text_size, color = slate_700),</w:t>
      </w:r>
    </w:p>
    <w:p w14:paraId="59B846F4"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 = element_text(size = title_text_size),</w:t>
      </w:r>
    </w:p>
    <w:p w14:paraId="0D86F28F"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axis.title.x = element_text(margin = margin(t = margin_size)),</w:t>
      </w:r>
    </w:p>
    <w:p w14:paraId="0D140B5A"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axis.title.y = element_text(margin = margin(r = margin_size))</w:t>
      </w:r>
    </w:p>
    <w:p w14:paraId="55044666" w14:textId="77777777" w:rsidR="00622D53" w:rsidRPr="00622D53" w:rsidRDefault="00622D53" w:rsidP="00622D53">
      <w:pPr>
        <w:shd w:val="clear" w:color="auto" w:fill="F2F2F2" w:themeFill="background1" w:themeFillShade="F2"/>
        <w:spacing w:after="0" w:line="240" w:lineRule="auto"/>
        <w:rPr>
          <w:rFonts w:ascii="Consolas" w:hAnsi="Consolas"/>
        </w:rPr>
      </w:pPr>
      <w:r w:rsidRPr="00622D53">
        <w:rPr>
          <w:rFonts w:ascii="Consolas" w:hAnsi="Consolas"/>
        </w:rPr>
        <w:t xml:space="preserve">  )</w:t>
      </w:r>
    </w:p>
    <w:p w14:paraId="0A940AC0" w14:textId="7AFB9B77" w:rsidR="00D43136" w:rsidRDefault="00D43136">
      <w:r>
        <w:br w:type="page"/>
      </w:r>
    </w:p>
    <w:sdt>
      <w:sdtPr>
        <w:rPr>
          <w:rFonts w:asciiTheme="minorHAnsi" w:eastAsiaTheme="minorHAnsi" w:hAnsiTheme="minorHAnsi" w:cstheme="minorBidi"/>
          <w:b w:val="0"/>
          <w:sz w:val="22"/>
          <w:szCs w:val="22"/>
        </w:rPr>
        <w:id w:val="1914734000"/>
        <w:docPartObj>
          <w:docPartGallery w:val="Bibliographies"/>
          <w:docPartUnique/>
        </w:docPartObj>
      </w:sdtPr>
      <w:sdtEndPr/>
      <w:sdtContent>
        <w:p w14:paraId="5236D792" w14:textId="77777777" w:rsidR="009A14F4" w:rsidRDefault="009A14F4" w:rsidP="009A14F4">
          <w:pPr>
            <w:pStyle w:val="Heading1"/>
            <w:rPr>
              <w:noProof/>
            </w:rPr>
          </w:pPr>
          <w:r>
            <w:t>REFERENCES</w:t>
          </w:r>
        </w:p>
        <w:sdt>
          <w:sdtPr>
            <w:rPr>
              <w:rFonts w:asciiTheme="minorHAnsi" w:eastAsiaTheme="minorHAnsi" w:hAnsiTheme="minorHAnsi" w:cstheme="minorBidi"/>
              <w:b w:val="0"/>
              <w:sz w:val="22"/>
              <w:szCs w:val="22"/>
            </w:rPr>
            <w:id w:val="-573587230"/>
            <w:bibliography/>
          </w:sdtPr>
          <w:sdtEndPr/>
          <w:sdtContent>
            <w:p w14:paraId="3E932B38" w14:textId="77777777" w:rsidR="009A14F4" w:rsidRDefault="00D43136" w:rsidP="009A14F4">
              <w:pPr>
                <w:pStyle w:val="Heading1"/>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A14F4" w14:paraId="03234D47" w14:textId="77777777">
                <w:trPr>
                  <w:divId w:val="1403134667"/>
                  <w:tblCellSpacing w:w="15" w:type="dxa"/>
                </w:trPr>
                <w:tc>
                  <w:tcPr>
                    <w:tcW w:w="50" w:type="pct"/>
                    <w:hideMark/>
                  </w:tcPr>
                  <w:p w14:paraId="4E802A03" w14:textId="31A641CB" w:rsidR="009A14F4" w:rsidRDefault="009A14F4" w:rsidP="005D310D">
                    <w:pPr>
                      <w:pStyle w:val="Paragraph"/>
                      <w:rPr>
                        <w:noProof/>
                        <w:szCs w:val="24"/>
                      </w:rPr>
                    </w:pPr>
                    <w:r>
                      <w:rPr>
                        <w:noProof/>
                      </w:rPr>
                      <w:t xml:space="preserve">[1] </w:t>
                    </w:r>
                  </w:p>
                </w:tc>
                <w:tc>
                  <w:tcPr>
                    <w:tcW w:w="0" w:type="auto"/>
                    <w:hideMark/>
                  </w:tcPr>
                  <w:p w14:paraId="25D8A449" w14:textId="77777777" w:rsidR="009A14F4" w:rsidRDefault="009A14F4" w:rsidP="005D310D">
                    <w:pPr>
                      <w:pStyle w:val="Paragraph"/>
                      <w:rPr>
                        <w:noProof/>
                      </w:rPr>
                    </w:pPr>
                    <w:r>
                      <w:rPr>
                        <w:noProof/>
                      </w:rPr>
                      <w:t xml:space="preserve">Rosemary Gibson, Tasnima Akter, Courtney Jones, Andy Towers, "Characteristics of Atypical Sleep Durations Among Older Compared to Younger Adults: Evidence from the New Zealand Health Survey," </w:t>
                    </w:r>
                    <w:r>
                      <w:rPr>
                        <w:i/>
                        <w:iCs/>
                        <w:noProof/>
                      </w:rPr>
                      <w:t xml:space="preserve">The Journals of Gerontology: Series A, Volume 78, Issue 10, </w:t>
                    </w:r>
                    <w:r>
                      <w:rPr>
                        <w:noProof/>
                      </w:rPr>
                      <w:t xml:space="preserve">p. Pages 1908–1918, October 2023. </w:t>
                    </w:r>
                  </w:p>
                </w:tc>
              </w:tr>
              <w:tr w:rsidR="009A14F4" w14:paraId="2D729C2C" w14:textId="77777777">
                <w:trPr>
                  <w:divId w:val="1403134667"/>
                  <w:tblCellSpacing w:w="15" w:type="dxa"/>
                </w:trPr>
                <w:tc>
                  <w:tcPr>
                    <w:tcW w:w="50" w:type="pct"/>
                    <w:hideMark/>
                  </w:tcPr>
                  <w:p w14:paraId="7C585E94" w14:textId="77777777" w:rsidR="009A14F4" w:rsidRDefault="009A14F4" w:rsidP="005D310D">
                    <w:pPr>
                      <w:pStyle w:val="Paragraph"/>
                      <w:rPr>
                        <w:noProof/>
                      </w:rPr>
                    </w:pPr>
                    <w:r>
                      <w:rPr>
                        <w:noProof/>
                      </w:rPr>
                      <w:t xml:space="preserve">[2] </w:t>
                    </w:r>
                  </w:p>
                </w:tc>
                <w:tc>
                  <w:tcPr>
                    <w:tcW w:w="0" w:type="auto"/>
                    <w:hideMark/>
                  </w:tcPr>
                  <w:p w14:paraId="6531400A" w14:textId="77777777" w:rsidR="009A14F4" w:rsidRDefault="009A14F4" w:rsidP="005D310D">
                    <w:pPr>
                      <w:pStyle w:val="Paragraph"/>
                      <w:rPr>
                        <w:noProof/>
                      </w:rPr>
                    </w:pPr>
                    <w:r>
                      <w:rPr>
                        <w:noProof/>
                      </w:rPr>
                      <w:t xml:space="preserve">R. M. Merrill, "Mental Health Conditions According to Stress and Sleep Disorders," </w:t>
                    </w:r>
                    <w:r>
                      <w:rPr>
                        <w:i/>
                        <w:iCs/>
                        <w:noProof/>
                      </w:rPr>
                      <w:t xml:space="preserve">International Journal of Environmental Research and Public Health, </w:t>
                    </w:r>
                    <w:r>
                      <w:rPr>
                        <w:noProof/>
                      </w:rPr>
                      <w:t xml:space="preserve">vol. 19, no. 13, p. 7957, 2022. </w:t>
                    </w:r>
                  </w:p>
                </w:tc>
              </w:tr>
              <w:tr w:rsidR="009A14F4" w14:paraId="62C70A43" w14:textId="77777777">
                <w:trPr>
                  <w:divId w:val="1403134667"/>
                  <w:tblCellSpacing w:w="15" w:type="dxa"/>
                </w:trPr>
                <w:tc>
                  <w:tcPr>
                    <w:tcW w:w="50" w:type="pct"/>
                    <w:hideMark/>
                  </w:tcPr>
                  <w:p w14:paraId="20DE03FA" w14:textId="77777777" w:rsidR="009A14F4" w:rsidRDefault="009A14F4" w:rsidP="005D310D">
                    <w:pPr>
                      <w:pStyle w:val="Paragraph"/>
                      <w:rPr>
                        <w:noProof/>
                      </w:rPr>
                    </w:pPr>
                    <w:r>
                      <w:rPr>
                        <w:noProof/>
                      </w:rPr>
                      <w:t xml:space="preserve">[3] </w:t>
                    </w:r>
                  </w:p>
                </w:tc>
                <w:tc>
                  <w:tcPr>
                    <w:tcW w:w="0" w:type="auto"/>
                    <w:hideMark/>
                  </w:tcPr>
                  <w:p w14:paraId="004B45F2" w14:textId="77777777" w:rsidR="009A14F4" w:rsidRDefault="009A14F4" w:rsidP="005D310D">
                    <w:pPr>
                      <w:pStyle w:val="Paragraph"/>
                      <w:rPr>
                        <w:noProof/>
                      </w:rPr>
                    </w:pPr>
                    <w:r>
                      <w:rPr>
                        <w:noProof/>
                      </w:rPr>
                      <w:t xml:space="preserve">Dana Schultchen, Julia Reichenberger, Theresa Mittl, Tabea R M Weh, Joshua M Smyth, Jens Blechert, Olga Pollatos, "Bidirectional relationship of stress and affect with physical activity and healthy eating," </w:t>
                    </w:r>
                    <w:r>
                      <w:rPr>
                        <w:i/>
                        <w:iCs/>
                        <w:noProof/>
                      </w:rPr>
                      <w:t xml:space="preserve">Br J Health Psychol, </w:t>
                    </w:r>
                    <w:r>
                      <w:rPr>
                        <w:noProof/>
                      </w:rPr>
                      <w:t xml:space="preserve">vol. 24, no. 2, pp. 315-333, 2019. </w:t>
                    </w:r>
                  </w:p>
                </w:tc>
              </w:tr>
            </w:tbl>
            <w:p w14:paraId="08E192C6" w14:textId="77777777" w:rsidR="009A14F4" w:rsidRDefault="009A14F4">
              <w:pPr>
                <w:divId w:val="1403134667"/>
                <w:rPr>
                  <w:rFonts w:eastAsia="Times New Roman"/>
                  <w:noProof/>
                </w:rPr>
              </w:pPr>
            </w:p>
            <w:p w14:paraId="325E62FE" w14:textId="1F733374" w:rsidR="00D43136" w:rsidRDefault="00D43136">
              <w:r>
                <w:rPr>
                  <w:b/>
                  <w:bCs/>
                  <w:noProof/>
                </w:rPr>
                <w:fldChar w:fldCharType="end"/>
              </w:r>
            </w:p>
          </w:sdtContent>
        </w:sdt>
      </w:sdtContent>
    </w:sdt>
    <w:p w14:paraId="21880CFB" w14:textId="77777777" w:rsidR="00D43136" w:rsidRDefault="00D43136"/>
    <w:p w14:paraId="1F9347A8" w14:textId="0DEA3EB7" w:rsidR="00D43136" w:rsidRPr="00D43136" w:rsidRDefault="00D43136" w:rsidP="00D43136">
      <w:pPr>
        <w:pStyle w:val="Bibliography"/>
        <w:rPr>
          <w:noProof/>
          <w:sz w:val="24"/>
          <w:szCs w:val="24"/>
        </w:rPr>
      </w:pPr>
    </w:p>
    <w:p w14:paraId="3A5094CC" w14:textId="77777777" w:rsidR="00622D53" w:rsidRPr="00622D53" w:rsidRDefault="00622D53" w:rsidP="00622D53"/>
    <w:p w14:paraId="5B96A821" w14:textId="77777777" w:rsidR="007B087C" w:rsidRPr="007B087C" w:rsidRDefault="007B087C" w:rsidP="007B087C"/>
    <w:sectPr w:rsidR="007B087C" w:rsidRPr="007B087C" w:rsidSect="007D4B96">
      <w:footerReference w:type="default" r:id="rId21"/>
      <w:pgSz w:w="12240" w:h="15840" w:code="1"/>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lissa Laurino" w:date="2024-12-04T06:46:00Z" w:initials="ML">
    <w:p w14:paraId="03C8D628" w14:textId="77777777" w:rsidR="00821D74" w:rsidRDefault="00821D74" w:rsidP="00821D74">
      <w:r>
        <w:rPr>
          <w:rStyle w:val="CommentReference"/>
        </w:rPr>
        <w:annotationRef/>
      </w:r>
      <w:r>
        <w:rPr>
          <w:sz w:val="20"/>
          <w:szCs w:val="20"/>
        </w:rPr>
        <w:t>An abstract is a collective summary of the entire report. Now that you have your entire report completed, try to rework your abstract including 1-2 sentences from each section of your report.</w:t>
      </w:r>
    </w:p>
    <w:p w14:paraId="4ACC7C12" w14:textId="77777777" w:rsidR="00821D74" w:rsidRDefault="00821D74" w:rsidP="00821D74">
      <w:r>
        <w:rPr>
          <w:sz w:val="20"/>
          <w:szCs w:val="20"/>
        </w:rPr>
        <w:t>Introduction</w:t>
      </w:r>
    </w:p>
    <w:p w14:paraId="21C09994" w14:textId="77777777" w:rsidR="00821D74" w:rsidRDefault="00821D74" w:rsidP="00821D74">
      <w:r>
        <w:rPr>
          <w:sz w:val="20"/>
          <w:szCs w:val="20"/>
        </w:rPr>
        <w:t>Methodology</w:t>
      </w:r>
    </w:p>
    <w:p w14:paraId="74D090D7" w14:textId="77777777" w:rsidR="00821D74" w:rsidRDefault="00821D74" w:rsidP="00821D74">
      <w:r>
        <w:rPr>
          <w:sz w:val="20"/>
          <w:szCs w:val="20"/>
        </w:rPr>
        <w:t>Results - Say what your results were in the abstract</w:t>
      </w:r>
    </w:p>
    <w:p w14:paraId="00516C4A" w14:textId="77777777" w:rsidR="00821D74" w:rsidRDefault="00821D74" w:rsidP="00821D74">
      <w:r>
        <w:rPr>
          <w:sz w:val="20"/>
          <w:szCs w:val="20"/>
        </w:rPr>
        <w:t>Discussion</w:t>
      </w:r>
    </w:p>
    <w:p w14:paraId="5850C7CB" w14:textId="77777777" w:rsidR="00821D74" w:rsidRDefault="00821D74" w:rsidP="00821D74">
      <w:r>
        <w:rPr>
          <w:sz w:val="20"/>
          <w:szCs w:val="20"/>
        </w:rPr>
        <w:t>Conclusion</w:t>
      </w:r>
    </w:p>
  </w:comment>
  <w:comment w:id="6" w:author="Melissa Laurino" w:date="2024-12-04T06:51:00Z" w:initials="ML">
    <w:p w14:paraId="1C80F757" w14:textId="77777777" w:rsidR="00821D74" w:rsidRDefault="00821D74" w:rsidP="00821D74">
      <w:r>
        <w:rPr>
          <w:rStyle w:val="CommentReference"/>
        </w:rPr>
        <w:annotationRef/>
      </w:r>
      <w:r>
        <w:rPr>
          <w:sz w:val="20"/>
          <w:szCs w:val="20"/>
        </w:rPr>
        <w:t>What you have written there is correct, but what important background information is needed for the reader to understand your data?</w:t>
      </w:r>
    </w:p>
    <w:p w14:paraId="1A9D948E" w14:textId="77777777" w:rsidR="00821D74" w:rsidRDefault="00821D74" w:rsidP="00821D74">
      <w:r>
        <w:rPr>
          <w:sz w:val="20"/>
          <w:szCs w:val="20"/>
        </w:rPr>
        <w:t>Use Google Scholar to obtain a journal article to support your background information.</w:t>
      </w:r>
    </w:p>
    <w:p w14:paraId="2A58DE29" w14:textId="77777777" w:rsidR="00821D74" w:rsidRDefault="00821D74" w:rsidP="00821D74">
      <w:r>
        <w:rPr>
          <w:sz w:val="20"/>
          <w:szCs w:val="20"/>
        </w:rPr>
        <w:t>After taking a quick glance at your data, some ideas/examples of things you can discuss in your introduction section include:</w:t>
      </w:r>
    </w:p>
    <w:p w14:paraId="2E4F84D1" w14:textId="77777777" w:rsidR="00821D74" w:rsidRDefault="00821D74" w:rsidP="00821D74">
      <w:r>
        <w:rPr>
          <w:sz w:val="20"/>
          <w:szCs w:val="20"/>
        </w:rPr>
        <w:t>-How sleep per day, heart rate,  varies between male/female, age groups, why it is important.</w:t>
      </w:r>
    </w:p>
    <w:p w14:paraId="3BA70910" w14:textId="77777777" w:rsidR="00821D74" w:rsidRDefault="00821D74" w:rsidP="00821D74">
      <w:r>
        <w:rPr>
          <w:sz w:val="20"/>
          <w:szCs w:val="20"/>
        </w:rPr>
        <w:t>-Risks associated with not getting enough sleep, staying active, etc.</w:t>
      </w:r>
    </w:p>
    <w:p w14:paraId="663DBA91" w14:textId="77777777" w:rsidR="00821D74" w:rsidRDefault="00821D74" w:rsidP="00821D74">
      <w:r>
        <w:rPr>
          <w:sz w:val="20"/>
          <w:szCs w:val="20"/>
        </w:rPr>
        <w:t>-What is some background information on sleeping disorders (What are they, treatment, etc.) if you discuss them</w:t>
      </w:r>
    </w:p>
  </w:comment>
  <w:comment w:id="14" w:author="Melissa Laurino" w:date="2024-12-04T06:53:00Z" w:initials="ML">
    <w:p w14:paraId="12DCF7B6" w14:textId="77777777" w:rsidR="00821D74" w:rsidRDefault="00821D74" w:rsidP="00821D74">
      <w:r>
        <w:rPr>
          <w:rStyle w:val="CommentReference"/>
        </w:rPr>
        <w:annotationRef/>
      </w:r>
      <w:r>
        <w:rPr>
          <w:sz w:val="20"/>
          <w:szCs w:val="20"/>
        </w:rPr>
        <w:t>Just confirming and making sure this is from your results of the data.</w:t>
      </w:r>
    </w:p>
  </w:comment>
  <w:comment w:id="20" w:author="Melissa Laurino" w:date="2024-12-04T06:55:00Z" w:initials="ML">
    <w:p w14:paraId="75D57487" w14:textId="77777777" w:rsidR="00B511B0" w:rsidRDefault="00B511B0" w:rsidP="00B511B0">
      <w:r>
        <w:rPr>
          <w:rStyle w:val="CommentReference"/>
        </w:rPr>
        <w:annotationRef/>
      </w:r>
      <w:r>
        <w:rPr>
          <w:sz w:val="20"/>
          <w:szCs w:val="20"/>
        </w:rPr>
        <w:t>Make this its own section. So have your methodology/data exploration as section 2, and do your results with 3, and your discussion of your results with 4</w:t>
      </w:r>
    </w:p>
  </w:comment>
  <w:comment w:id="24" w:author="Melissa Laurino" w:date="2024-12-04T06:56:00Z" w:initials="ML">
    <w:p w14:paraId="6BAD0A6F" w14:textId="77777777" w:rsidR="00B511B0" w:rsidRDefault="00B511B0" w:rsidP="00B511B0">
      <w:r>
        <w:rPr>
          <w:rStyle w:val="CommentReference"/>
        </w:rPr>
        <w:annotationRef/>
      </w:r>
      <w:r>
        <w:rPr>
          <w:sz w:val="20"/>
          <w:szCs w:val="20"/>
        </w:rPr>
        <w:t>I know you say you downloaded it from Kaggle, but who/what organization  collected the data and for what purpose?</w:t>
      </w:r>
    </w:p>
  </w:comment>
  <w:comment w:id="32" w:author="Melissa Laurino" w:date="2024-12-04T06:58:00Z" w:initials="ML">
    <w:p w14:paraId="145C28F9" w14:textId="77777777" w:rsidR="00B511B0" w:rsidRDefault="00B511B0" w:rsidP="00B511B0">
      <w:r>
        <w:rPr>
          <w:rStyle w:val="CommentReference"/>
        </w:rPr>
        <w:annotationRef/>
      </w:r>
      <w:r>
        <w:rPr>
          <w:sz w:val="20"/>
          <w:szCs w:val="20"/>
        </w:rPr>
        <w:t>If you have a descriptive caption like what you say above this, I do not think you need to include this too</w:t>
      </w:r>
    </w:p>
  </w:comment>
  <w:comment w:id="36" w:author="Melissa Laurino" w:date="2024-12-04T06:59:00Z" w:initials="ML">
    <w:p w14:paraId="5135801C" w14:textId="77777777" w:rsidR="00B511B0" w:rsidRDefault="00B511B0" w:rsidP="00B511B0">
      <w:r>
        <w:rPr>
          <w:rStyle w:val="CommentReference"/>
        </w:rPr>
        <w:annotationRef/>
      </w:r>
      <w:r>
        <w:rPr>
          <w:sz w:val="20"/>
          <w:szCs w:val="20"/>
        </w:rPr>
        <w:t xml:space="preserve">So since you do discuss specific sleep disorders, they should both be included in your introduction section: what are they, how do they impact you, etc. </w:t>
      </w:r>
    </w:p>
  </w:comment>
  <w:comment w:id="39" w:author="Melissa Laurino" w:date="2024-12-04T07:01:00Z" w:initials="ML">
    <w:p w14:paraId="0D7B1F0D" w14:textId="77777777" w:rsidR="00B511B0" w:rsidRDefault="00B511B0" w:rsidP="00B511B0">
      <w:r>
        <w:rPr>
          <w:rStyle w:val="CommentReference"/>
        </w:rPr>
        <w:annotationRef/>
      </w:r>
      <w:r>
        <w:rPr>
          <w:sz w:val="20"/>
          <w:szCs w:val="20"/>
        </w:rPr>
        <w:t>I would do the above comment for all of your graphs. An example of how to combine these two:</w:t>
      </w:r>
    </w:p>
    <w:p w14:paraId="4762DDF6" w14:textId="77777777" w:rsidR="00B511B0" w:rsidRDefault="00B511B0" w:rsidP="00B511B0"/>
    <w:p w14:paraId="21F5C854" w14:textId="77777777" w:rsidR="00B511B0" w:rsidRDefault="00B511B0" w:rsidP="00B511B0">
      <w:r>
        <w:rPr>
          <w:sz w:val="20"/>
          <w:szCs w:val="20"/>
        </w:rPr>
        <w:t xml:space="preserve">Figure 3: </w:t>
      </w:r>
      <w:bookmarkStart w:id="40" w:name="_Hlk184237708"/>
      <w:r>
        <w:rPr>
          <w:sz w:val="20"/>
          <w:szCs w:val="20"/>
        </w:rPr>
        <w:t>A count of people and stress levels across occupations.</w:t>
      </w:r>
      <w:bookmarkEnd w:id="40"/>
    </w:p>
  </w:comment>
  <w:comment w:id="42" w:author="Melissa Laurino" w:date="2024-12-04T07:02:00Z" w:initials="ML">
    <w:p w14:paraId="7214C301" w14:textId="77777777" w:rsidR="00B511B0" w:rsidRDefault="00B511B0" w:rsidP="00B511B0">
      <w:r>
        <w:rPr>
          <w:rStyle w:val="CommentReference"/>
        </w:rPr>
        <w:annotationRef/>
      </w:r>
      <w:r>
        <w:rPr>
          <w:sz w:val="20"/>
          <w:szCs w:val="20"/>
        </w:rPr>
        <w:t>This might be a good title for your graph too</w:t>
      </w:r>
    </w:p>
  </w:comment>
  <w:comment w:id="48" w:author="Melissa Laurino" w:date="2024-12-04T07:03:00Z" w:initials="ML">
    <w:p w14:paraId="050713C5" w14:textId="77777777" w:rsidR="00B511B0" w:rsidRDefault="00B511B0" w:rsidP="00B511B0">
      <w:r>
        <w:rPr>
          <w:rStyle w:val="CommentReference"/>
        </w:rPr>
        <w:annotationRef/>
      </w:r>
      <w:r>
        <w:rPr>
          <w:sz w:val="20"/>
          <w:szCs w:val="20"/>
        </w:rPr>
        <w:t>Make this its own section</w:t>
      </w:r>
    </w:p>
  </w:comment>
  <w:comment w:id="49" w:author="Melissa Laurino" w:date="2024-12-04T07:04:00Z" w:initials="ML">
    <w:p w14:paraId="5CB77DBC" w14:textId="77777777" w:rsidR="00B511B0" w:rsidRDefault="00B511B0" w:rsidP="00B511B0">
      <w:r>
        <w:rPr>
          <w:rStyle w:val="CommentReference"/>
        </w:rPr>
        <w:annotationRef/>
      </w:r>
      <w:r>
        <w:rPr>
          <w:sz w:val="20"/>
          <w:szCs w:val="20"/>
        </w:rPr>
        <w:t>Another way to word this:</w:t>
      </w:r>
    </w:p>
    <w:p w14:paraId="065F8864" w14:textId="77777777" w:rsidR="00B511B0" w:rsidRDefault="00B511B0" w:rsidP="00B511B0"/>
    <w:p w14:paraId="4A61FFE5" w14:textId="77777777" w:rsidR="00B511B0" w:rsidRDefault="00B511B0" w:rsidP="00B511B0">
      <w:r>
        <w:rPr>
          <w:sz w:val="20"/>
          <w:szCs w:val="20"/>
        </w:rPr>
        <w:t>Both men and women sleep less than 7.5 hours between ages 25 and 50 (Figure 1).</w:t>
      </w:r>
    </w:p>
  </w:comment>
  <w:comment w:id="50" w:author="Melissa Laurino" w:date="2024-12-04T07:04:00Z" w:initials="ML">
    <w:p w14:paraId="30801594" w14:textId="77777777" w:rsidR="008B0D4F" w:rsidRDefault="008B0D4F" w:rsidP="008B0D4F">
      <w:r>
        <w:rPr>
          <w:rStyle w:val="CommentReference"/>
        </w:rPr>
        <w:annotationRef/>
      </w:r>
      <w:r>
        <w:rPr>
          <w:sz w:val="20"/>
          <w:szCs w:val="20"/>
        </w:rPr>
        <w:t>ages above X</w:t>
      </w:r>
    </w:p>
  </w:comment>
  <w:comment w:id="51" w:author="Melissa Laurino" w:date="2024-12-04T07:06:00Z" w:initials="ML">
    <w:p w14:paraId="6C191CBA" w14:textId="77777777" w:rsidR="008B0D4F" w:rsidRDefault="008B0D4F" w:rsidP="008B0D4F">
      <w:r>
        <w:rPr>
          <w:rStyle w:val="CommentReference"/>
        </w:rPr>
        <w:annotationRef/>
      </w:r>
      <w:r>
        <w:rPr>
          <w:sz w:val="20"/>
          <w:szCs w:val="20"/>
        </w:rPr>
        <w:t>Previous studies in in New Zealand have shown that older adults (65+) are more likely to have long sleep durations, while younger adults (&lt;65) are more prone to short sleep durations [1]. This pattern suggests that men’s sleep duration may also increase with age, similar to women.</w:t>
      </w:r>
    </w:p>
  </w:comment>
  <w:comment w:id="52" w:author="Melissa Laurino" w:date="2024-12-04T07:07:00Z" w:initials="ML">
    <w:p w14:paraId="0C006087" w14:textId="77777777" w:rsidR="008B0D4F" w:rsidRDefault="008B0D4F" w:rsidP="008B0D4F">
      <w:r>
        <w:rPr>
          <w:rStyle w:val="CommentReference"/>
        </w:rPr>
        <w:annotationRef/>
      </w:r>
      <w:r>
        <w:rPr>
          <w:sz w:val="20"/>
          <w:szCs w:val="20"/>
        </w:rPr>
        <w:t>Same note as above for here</w:t>
      </w:r>
    </w:p>
  </w:comment>
  <w:comment w:id="65" w:author="Melissa Laurino" w:date="2024-12-04T07:09:00Z" w:initials="ML">
    <w:p w14:paraId="6FA29594" w14:textId="77777777" w:rsidR="008B0D4F" w:rsidRDefault="008B0D4F" w:rsidP="008B0D4F">
      <w:r>
        <w:rPr>
          <w:rStyle w:val="CommentReference"/>
        </w:rPr>
        <w:annotationRef/>
      </w:r>
      <w:r>
        <w:rPr>
          <w:sz w:val="20"/>
          <w:szCs w:val="20"/>
        </w:rPr>
        <w:t xml:space="preserve">Make this its own section since all of these are still nested under methodology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50C7CB" w15:done="0"/>
  <w15:commentEx w15:paraId="663DBA91" w15:done="1"/>
  <w15:commentEx w15:paraId="12DCF7B6" w15:done="1"/>
  <w15:commentEx w15:paraId="75D57487" w15:done="1"/>
  <w15:commentEx w15:paraId="6BAD0A6F" w15:done="1"/>
  <w15:commentEx w15:paraId="145C28F9" w15:done="1"/>
  <w15:commentEx w15:paraId="5135801C" w15:done="1"/>
  <w15:commentEx w15:paraId="21F5C854" w15:done="0"/>
  <w15:commentEx w15:paraId="7214C301" w15:done="0"/>
  <w15:commentEx w15:paraId="050713C5" w15:done="0"/>
  <w15:commentEx w15:paraId="4A61FFE5" w15:done="0"/>
  <w15:commentEx w15:paraId="30801594" w15:done="0"/>
  <w15:commentEx w15:paraId="6C191CBA" w15:done="0"/>
  <w15:commentEx w15:paraId="0C006087" w15:done="0"/>
  <w15:commentEx w15:paraId="6FA295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73B1103" w16cex:dateUtc="2024-12-04T11:46:00Z"/>
  <w16cex:commentExtensible w16cex:durableId="0A9B03A8" w16cex:dateUtc="2024-12-04T11:51:00Z"/>
  <w16cex:commentExtensible w16cex:durableId="5AD7A86E" w16cex:dateUtc="2024-12-04T11:53:00Z"/>
  <w16cex:commentExtensible w16cex:durableId="7EAE68F2" w16cex:dateUtc="2024-12-04T11:55:00Z"/>
  <w16cex:commentExtensible w16cex:durableId="2C0872F8" w16cex:dateUtc="2024-12-04T11:56:00Z"/>
  <w16cex:commentExtensible w16cex:durableId="4A988F28" w16cex:dateUtc="2024-12-04T11:58:00Z"/>
  <w16cex:commentExtensible w16cex:durableId="535B25D6" w16cex:dateUtc="2024-12-04T11:59:00Z"/>
  <w16cex:commentExtensible w16cex:durableId="46DC4817" w16cex:dateUtc="2024-12-04T12:01:00Z"/>
  <w16cex:commentExtensible w16cex:durableId="2B82D57F" w16cex:dateUtc="2024-12-04T12:02:00Z"/>
  <w16cex:commentExtensible w16cex:durableId="2F1C8AAE" w16cex:dateUtc="2024-12-04T12:03:00Z"/>
  <w16cex:commentExtensible w16cex:durableId="1ED7A589" w16cex:dateUtc="2024-12-04T12:04:00Z"/>
  <w16cex:commentExtensible w16cex:durableId="4E0B2250" w16cex:dateUtc="2024-12-04T12:04:00Z"/>
  <w16cex:commentExtensible w16cex:durableId="089E3006" w16cex:dateUtc="2024-12-04T12:06:00Z"/>
  <w16cex:commentExtensible w16cex:durableId="09AD52E1" w16cex:dateUtc="2024-12-04T12:07:00Z"/>
  <w16cex:commentExtensible w16cex:durableId="69CE9163" w16cex:dateUtc="2024-12-0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50C7CB" w16cid:durableId="673B1103"/>
  <w16cid:commentId w16cid:paraId="663DBA91" w16cid:durableId="0A9B03A8"/>
  <w16cid:commentId w16cid:paraId="12DCF7B6" w16cid:durableId="5AD7A86E"/>
  <w16cid:commentId w16cid:paraId="75D57487" w16cid:durableId="7EAE68F2"/>
  <w16cid:commentId w16cid:paraId="6BAD0A6F" w16cid:durableId="2C0872F8"/>
  <w16cid:commentId w16cid:paraId="145C28F9" w16cid:durableId="4A988F28"/>
  <w16cid:commentId w16cid:paraId="5135801C" w16cid:durableId="535B25D6"/>
  <w16cid:commentId w16cid:paraId="21F5C854" w16cid:durableId="46DC4817"/>
  <w16cid:commentId w16cid:paraId="7214C301" w16cid:durableId="2B82D57F"/>
  <w16cid:commentId w16cid:paraId="050713C5" w16cid:durableId="2F1C8AAE"/>
  <w16cid:commentId w16cid:paraId="4A61FFE5" w16cid:durableId="1ED7A589"/>
  <w16cid:commentId w16cid:paraId="30801594" w16cid:durableId="4E0B2250"/>
  <w16cid:commentId w16cid:paraId="6C191CBA" w16cid:durableId="089E3006"/>
  <w16cid:commentId w16cid:paraId="0C006087" w16cid:durableId="09AD52E1"/>
  <w16cid:commentId w16cid:paraId="6FA29594" w16cid:durableId="69CE91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48E0" w14:textId="77777777" w:rsidR="00407997" w:rsidRDefault="00407997" w:rsidP="007D4B96">
      <w:pPr>
        <w:spacing w:after="0" w:line="240" w:lineRule="auto"/>
      </w:pPr>
      <w:r>
        <w:separator/>
      </w:r>
    </w:p>
  </w:endnote>
  <w:endnote w:type="continuationSeparator" w:id="0">
    <w:p w14:paraId="6F0DD2D8" w14:textId="77777777" w:rsidR="00407997" w:rsidRDefault="00407997" w:rsidP="007D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988345"/>
      <w:docPartObj>
        <w:docPartGallery w:val="Page Numbers (Bottom of Page)"/>
        <w:docPartUnique/>
      </w:docPartObj>
    </w:sdtPr>
    <w:sdtEndPr>
      <w:rPr>
        <w:noProof/>
      </w:rPr>
    </w:sdtEndPr>
    <w:sdtContent>
      <w:p w14:paraId="4830A6A5" w14:textId="7E8F271B" w:rsidR="00AF6FF1" w:rsidRDefault="00407997" w:rsidP="00AF6FF1">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155393"/>
      <w:docPartObj>
        <w:docPartGallery w:val="Page Numbers (Bottom of Page)"/>
        <w:docPartUnique/>
      </w:docPartObj>
    </w:sdtPr>
    <w:sdtEndPr>
      <w:rPr>
        <w:noProof/>
      </w:rPr>
    </w:sdtEndPr>
    <w:sdtContent>
      <w:p w14:paraId="1C87B371" w14:textId="363182BC" w:rsidR="00AF6FF1" w:rsidRDefault="00AF6FF1" w:rsidP="00AF6F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439604"/>
      <w:docPartObj>
        <w:docPartGallery w:val="Page Numbers (Bottom of Page)"/>
        <w:docPartUnique/>
      </w:docPartObj>
    </w:sdtPr>
    <w:sdtEndPr>
      <w:rPr>
        <w:noProof/>
      </w:rPr>
    </w:sdtEndPr>
    <w:sdtContent>
      <w:p w14:paraId="27DAC4B5" w14:textId="77777777" w:rsidR="007D4B96" w:rsidRDefault="007D4B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92E45" w14:textId="77777777" w:rsidR="007D4B96" w:rsidRDefault="007D4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568E1" w14:textId="77777777" w:rsidR="00407997" w:rsidRDefault="00407997" w:rsidP="007D4B96">
      <w:pPr>
        <w:spacing w:after="0" w:line="240" w:lineRule="auto"/>
      </w:pPr>
      <w:r>
        <w:separator/>
      </w:r>
    </w:p>
  </w:footnote>
  <w:footnote w:type="continuationSeparator" w:id="0">
    <w:p w14:paraId="07080BE8" w14:textId="77777777" w:rsidR="00407997" w:rsidRDefault="00407997" w:rsidP="007D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FE9"/>
    <w:multiLevelType w:val="hybridMultilevel"/>
    <w:tmpl w:val="7548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63238"/>
    <w:multiLevelType w:val="hybridMultilevel"/>
    <w:tmpl w:val="75861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93051"/>
    <w:multiLevelType w:val="hybridMultilevel"/>
    <w:tmpl w:val="A7D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948CD"/>
    <w:multiLevelType w:val="hybridMultilevel"/>
    <w:tmpl w:val="2F206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D5723"/>
    <w:multiLevelType w:val="hybridMultilevel"/>
    <w:tmpl w:val="3F30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B5E77"/>
    <w:multiLevelType w:val="hybridMultilevel"/>
    <w:tmpl w:val="997C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7EC7"/>
    <w:multiLevelType w:val="hybridMultilevel"/>
    <w:tmpl w:val="B5DA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A6605"/>
    <w:multiLevelType w:val="hybridMultilevel"/>
    <w:tmpl w:val="24C88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0F7CC"/>
    <w:multiLevelType w:val="hybridMultilevel"/>
    <w:tmpl w:val="1696D384"/>
    <w:lvl w:ilvl="0" w:tplc="00F4F60A">
      <w:start w:val="1"/>
      <w:numFmt w:val="decimal"/>
      <w:lvlText w:val="%1."/>
      <w:lvlJc w:val="left"/>
      <w:pPr>
        <w:ind w:left="720" w:hanging="360"/>
      </w:pPr>
    </w:lvl>
    <w:lvl w:ilvl="1" w:tplc="A6B61762">
      <w:start w:val="1"/>
      <w:numFmt w:val="bullet"/>
      <w:lvlText w:val=""/>
      <w:lvlJc w:val="left"/>
      <w:pPr>
        <w:ind w:left="1440" w:hanging="360"/>
      </w:pPr>
      <w:rPr>
        <w:rFonts w:ascii="Symbol" w:hAnsi="Symbol" w:hint="default"/>
      </w:rPr>
    </w:lvl>
    <w:lvl w:ilvl="2" w:tplc="7BF60586">
      <w:start w:val="1"/>
      <w:numFmt w:val="bullet"/>
      <w:lvlText w:val=""/>
      <w:lvlJc w:val="left"/>
      <w:pPr>
        <w:ind w:left="2160" w:hanging="360"/>
      </w:pPr>
      <w:rPr>
        <w:rFonts w:ascii="Wingdings" w:hAnsi="Wingdings" w:hint="default"/>
      </w:rPr>
    </w:lvl>
    <w:lvl w:ilvl="3" w:tplc="332C97BC">
      <w:start w:val="1"/>
      <w:numFmt w:val="bullet"/>
      <w:lvlText w:val=""/>
      <w:lvlJc w:val="left"/>
      <w:pPr>
        <w:ind w:left="2880" w:hanging="360"/>
      </w:pPr>
      <w:rPr>
        <w:rFonts w:ascii="Symbol" w:hAnsi="Symbol" w:hint="default"/>
      </w:rPr>
    </w:lvl>
    <w:lvl w:ilvl="4" w:tplc="92705B26">
      <w:start w:val="1"/>
      <w:numFmt w:val="bullet"/>
      <w:lvlText w:val="o"/>
      <w:lvlJc w:val="left"/>
      <w:pPr>
        <w:ind w:left="3600" w:hanging="360"/>
      </w:pPr>
      <w:rPr>
        <w:rFonts w:ascii="Courier New" w:hAnsi="Courier New" w:hint="default"/>
      </w:rPr>
    </w:lvl>
    <w:lvl w:ilvl="5" w:tplc="5AB8A520">
      <w:start w:val="1"/>
      <w:numFmt w:val="bullet"/>
      <w:lvlText w:val=""/>
      <w:lvlJc w:val="left"/>
      <w:pPr>
        <w:ind w:left="4320" w:hanging="360"/>
      </w:pPr>
      <w:rPr>
        <w:rFonts w:ascii="Wingdings" w:hAnsi="Wingdings" w:hint="default"/>
      </w:rPr>
    </w:lvl>
    <w:lvl w:ilvl="6" w:tplc="46F20A20">
      <w:start w:val="1"/>
      <w:numFmt w:val="bullet"/>
      <w:lvlText w:val=""/>
      <w:lvlJc w:val="left"/>
      <w:pPr>
        <w:ind w:left="5040" w:hanging="360"/>
      </w:pPr>
      <w:rPr>
        <w:rFonts w:ascii="Symbol" w:hAnsi="Symbol" w:hint="default"/>
      </w:rPr>
    </w:lvl>
    <w:lvl w:ilvl="7" w:tplc="ACA0ECD2">
      <w:start w:val="1"/>
      <w:numFmt w:val="bullet"/>
      <w:lvlText w:val="o"/>
      <w:lvlJc w:val="left"/>
      <w:pPr>
        <w:ind w:left="5760" w:hanging="360"/>
      </w:pPr>
      <w:rPr>
        <w:rFonts w:ascii="Courier New" w:hAnsi="Courier New" w:hint="default"/>
      </w:rPr>
    </w:lvl>
    <w:lvl w:ilvl="8" w:tplc="DD8A9632">
      <w:start w:val="1"/>
      <w:numFmt w:val="bullet"/>
      <w:lvlText w:val=""/>
      <w:lvlJc w:val="left"/>
      <w:pPr>
        <w:ind w:left="6480" w:hanging="360"/>
      </w:pPr>
      <w:rPr>
        <w:rFonts w:ascii="Wingdings" w:hAnsi="Wingdings" w:hint="default"/>
      </w:rPr>
    </w:lvl>
  </w:abstractNum>
  <w:abstractNum w:abstractNumId="9" w15:restartNumberingAfterBreak="0">
    <w:nsid w:val="4625439A"/>
    <w:multiLevelType w:val="hybridMultilevel"/>
    <w:tmpl w:val="5416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C0317"/>
    <w:multiLevelType w:val="hybridMultilevel"/>
    <w:tmpl w:val="6532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07CFA"/>
    <w:multiLevelType w:val="multilevel"/>
    <w:tmpl w:val="076281EC"/>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F2F0C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ADE0545"/>
    <w:multiLevelType w:val="hybridMultilevel"/>
    <w:tmpl w:val="958A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61902"/>
    <w:multiLevelType w:val="hybridMultilevel"/>
    <w:tmpl w:val="296C8E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B416E"/>
    <w:multiLevelType w:val="hybridMultilevel"/>
    <w:tmpl w:val="93C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2B315C"/>
    <w:multiLevelType w:val="hybridMultilevel"/>
    <w:tmpl w:val="C464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011679"/>
    <w:multiLevelType w:val="hybridMultilevel"/>
    <w:tmpl w:val="A98A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03198"/>
    <w:multiLevelType w:val="hybridMultilevel"/>
    <w:tmpl w:val="B486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0"/>
  </w:num>
  <w:num w:numId="4">
    <w:abstractNumId w:val="4"/>
  </w:num>
  <w:num w:numId="5">
    <w:abstractNumId w:val="10"/>
  </w:num>
  <w:num w:numId="6">
    <w:abstractNumId w:val="13"/>
  </w:num>
  <w:num w:numId="7">
    <w:abstractNumId w:val="6"/>
  </w:num>
  <w:num w:numId="8">
    <w:abstractNumId w:val="14"/>
  </w:num>
  <w:num w:numId="9">
    <w:abstractNumId w:val="11"/>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7"/>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6"/>
  </w:num>
  <w:num w:numId="17">
    <w:abstractNumId w:val="7"/>
  </w:num>
  <w:num w:numId="18">
    <w:abstractNumId w:val="2"/>
  </w:num>
  <w:num w:numId="19">
    <w:abstractNumId w:val="3"/>
  </w:num>
  <w:num w:numId="20">
    <w:abstractNumId w:val="5"/>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lissa Laurino">
    <w15:presenceInfo w15:providerId="None" w15:userId="Melissa Laur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CD"/>
    <w:rsid w:val="00012E04"/>
    <w:rsid w:val="000209E0"/>
    <w:rsid w:val="00034227"/>
    <w:rsid w:val="00047FCD"/>
    <w:rsid w:val="000538F1"/>
    <w:rsid w:val="00097E4D"/>
    <w:rsid w:val="000C656C"/>
    <w:rsid w:val="000F1F5E"/>
    <w:rsid w:val="0015787D"/>
    <w:rsid w:val="00173AD0"/>
    <w:rsid w:val="001816E4"/>
    <w:rsid w:val="001A2603"/>
    <w:rsid w:val="001A57F2"/>
    <w:rsid w:val="001A7B1A"/>
    <w:rsid w:val="001B2058"/>
    <w:rsid w:val="001F48BE"/>
    <w:rsid w:val="002108D2"/>
    <w:rsid w:val="0021292F"/>
    <w:rsid w:val="002131B8"/>
    <w:rsid w:val="00213889"/>
    <w:rsid w:val="002220E8"/>
    <w:rsid w:val="002221C3"/>
    <w:rsid w:val="00240360"/>
    <w:rsid w:val="00260806"/>
    <w:rsid w:val="0026324B"/>
    <w:rsid w:val="0027302E"/>
    <w:rsid w:val="002C0902"/>
    <w:rsid w:val="002E6CB3"/>
    <w:rsid w:val="00303356"/>
    <w:rsid w:val="00352FC2"/>
    <w:rsid w:val="003554D0"/>
    <w:rsid w:val="00361037"/>
    <w:rsid w:val="00365775"/>
    <w:rsid w:val="0039220C"/>
    <w:rsid w:val="003C2E9D"/>
    <w:rsid w:val="003D18AF"/>
    <w:rsid w:val="003E5BC6"/>
    <w:rsid w:val="003F30DC"/>
    <w:rsid w:val="00407997"/>
    <w:rsid w:val="00410A9C"/>
    <w:rsid w:val="00416FB6"/>
    <w:rsid w:val="00454FEB"/>
    <w:rsid w:val="00477A8B"/>
    <w:rsid w:val="004838B6"/>
    <w:rsid w:val="00490506"/>
    <w:rsid w:val="004A039F"/>
    <w:rsid w:val="004A11CD"/>
    <w:rsid w:val="004C30AB"/>
    <w:rsid w:val="004C46AF"/>
    <w:rsid w:val="0053295B"/>
    <w:rsid w:val="00534AA7"/>
    <w:rsid w:val="00570D27"/>
    <w:rsid w:val="00586468"/>
    <w:rsid w:val="005B1EEC"/>
    <w:rsid w:val="005D310D"/>
    <w:rsid w:val="005E6E24"/>
    <w:rsid w:val="006065DD"/>
    <w:rsid w:val="006174E3"/>
    <w:rsid w:val="00622D53"/>
    <w:rsid w:val="00654094"/>
    <w:rsid w:val="006544FA"/>
    <w:rsid w:val="006B1FD3"/>
    <w:rsid w:val="006D5487"/>
    <w:rsid w:val="006E4E08"/>
    <w:rsid w:val="006F3E24"/>
    <w:rsid w:val="0072089B"/>
    <w:rsid w:val="0073755D"/>
    <w:rsid w:val="0074484A"/>
    <w:rsid w:val="007B061E"/>
    <w:rsid w:val="007B087C"/>
    <w:rsid w:val="007D4B96"/>
    <w:rsid w:val="007E3C6B"/>
    <w:rsid w:val="007E5160"/>
    <w:rsid w:val="007F0D9E"/>
    <w:rsid w:val="0081459F"/>
    <w:rsid w:val="008174DC"/>
    <w:rsid w:val="00821D74"/>
    <w:rsid w:val="00835917"/>
    <w:rsid w:val="0084248D"/>
    <w:rsid w:val="00860E0F"/>
    <w:rsid w:val="0089028C"/>
    <w:rsid w:val="008B0684"/>
    <w:rsid w:val="008B0D4F"/>
    <w:rsid w:val="008B32B7"/>
    <w:rsid w:val="008E3C5F"/>
    <w:rsid w:val="008F662D"/>
    <w:rsid w:val="008F7987"/>
    <w:rsid w:val="00982811"/>
    <w:rsid w:val="00987D1D"/>
    <w:rsid w:val="009A036A"/>
    <w:rsid w:val="009A14F4"/>
    <w:rsid w:val="009B0ABB"/>
    <w:rsid w:val="009B1D8C"/>
    <w:rsid w:val="009D48A3"/>
    <w:rsid w:val="009F2932"/>
    <w:rsid w:val="00A05F78"/>
    <w:rsid w:val="00A11901"/>
    <w:rsid w:val="00A12140"/>
    <w:rsid w:val="00A14FE0"/>
    <w:rsid w:val="00A32AFB"/>
    <w:rsid w:val="00A73844"/>
    <w:rsid w:val="00A826DC"/>
    <w:rsid w:val="00AC04DE"/>
    <w:rsid w:val="00AC05F9"/>
    <w:rsid w:val="00AC2D9F"/>
    <w:rsid w:val="00AC3A21"/>
    <w:rsid w:val="00AE5797"/>
    <w:rsid w:val="00AF6FF1"/>
    <w:rsid w:val="00B14368"/>
    <w:rsid w:val="00B1580F"/>
    <w:rsid w:val="00B16F7B"/>
    <w:rsid w:val="00B511B0"/>
    <w:rsid w:val="00B554F9"/>
    <w:rsid w:val="00B57819"/>
    <w:rsid w:val="00B74134"/>
    <w:rsid w:val="00B81D6B"/>
    <w:rsid w:val="00B85E45"/>
    <w:rsid w:val="00BE7094"/>
    <w:rsid w:val="00C07B55"/>
    <w:rsid w:val="00C31EB4"/>
    <w:rsid w:val="00C55D0B"/>
    <w:rsid w:val="00C85EF5"/>
    <w:rsid w:val="00CA58AF"/>
    <w:rsid w:val="00CC289A"/>
    <w:rsid w:val="00CC6C79"/>
    <w:rsid w:val="00CC7243"/>
    <w:rsid w:val="00CD0B23"/>
    <w:rsid w:val="00CE0082"/>
    <w:rsid w:val="00CE6C35"/>
    <w:rsid w:val="00CF0B4F"/>
    <w:rsid w:val="00D31240"/>
    <w:rsid w:val="00D43136"/>
    <w:rsid w:val="00D657E2"/>
    <w:rsid w:val="00D854FF"/>
    <w:rsid w:val="00D879DE"/>
    <w:rsid w:val="00D94F93"/>
    <w:rsid w:val="00DA562F"/>
    <w:rsid w:val="00DD09B4"/>
    <w:rsid w:val="00DD0D09"/>
    <w:rsid w:val="00E21DCB"/>
    <w:rsid w:val="00E32378"/>
    <w:rsid w:val="00E3549A"/>
    <w:rsid w:val="00E357CA"/>
    <w:rsid w:val="00E5568B"/>
    <w:rsid w:val="00E57FCE"/>
    <w:rsid w:val="00E72402"/>
    <w:rsid w:val="00E85706"/>
    <w:rsid w:val="00E8758F"/>
    <w:rsid w:val="00EA2FD1"/>
    <w:rsid w:val="00EA6241"/>
    <w:rsid w:val="00ED2962"/>
    <w:rsid w:val="00ED571D"/>
    <w:rsid w:val="00EE1C92"/>
    <w:rsid w:val="00EF6C6D"/>
    <w:rsid w:val="00F03753"/>
    <w:rsid w:val="00F41E97"/>
    <w:rsid w:val="00FA231F"/>
    <w:rsid w:val="00FB14A8"/>
    <w:rsid w:val="00FB457D"/>
    <w:rsid w:val="00FC4D92"/>
    <w:rsid w:val="00FC70A8"/>
    <w:rsid w:val="00FE2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AB804"/>
  <w15:chartTrackingRefBased/>
  <w15:docId w15:val="{E319E2A5-F29C-4158-BEAD-53471184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FD3"/>
    <w:pPr>
      <w:keepNext/>
      <w:keepLines/>
      <w:numPr>
        <w:numId w:val="10"/>
      </w:numPr>
      <w:spacing w:after="24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826DC"/>
    <w:pPr>
      <w:keepNext/>
      <w:keepLines/>
      <w:numPr>
        <w:ilvl w:val="1"/>
        <w:numId w:val="10"/>
      </w:numPr>
      <w:spacing w:before="24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A826DC"/>
    <w:pPr>
      <w:keepNext/>
      <w:keepLines/>
      <w:numPr>
        <w:ilvl w:val="2"/>
        <w:numId w:val="10"/>
      </w:numPr>
      <w:spacing w:before="24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B1FD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1FD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FD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1FD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1FD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1FD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rsid w:val="00173AD0"/>
    <w:pPr>
      <w:spacing w:after="120" w:line="360" w:lineRule="auto"/>
    </w:pPr>
    <w:rPr>
      <w:rFonts w:ascii="Times New Roman" w:hAnsi="Times New Roman"/>
      <w:sz w:val="24"/>
    </w:rPr>
  </w:style>
  <w:style w:type="character" w:customStyle="1" w:styleId="ParagraphChar">
    <w:name w:val="Paragraph Char"/>
    <w:basedOn w:val="DefaultParagraphFont"/>
    <w:link w:val="Paragraph"/>
    <w:rsid w:val="00173AD0"/>
    <w:rPr>
      <w:rFonts w:ascii="Times New Roman" w:hAnsi="Times New Roman"/>
      <w:sz w:val="24"/>
    </w:rPr>
  </w:style>
  <w:style w:type="character" w:customStyle="1" w:styleId="Heading1Char">
    <w:name w:val="Heading 1 Char"/>
    <w:basedOn w:val="DefaultParagraphFont"/>
    <w:link w:val="Heading1"/>
    <w:uiPriority w:val="9"/>
    <w:rsid w:val="006B1FD3"/>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semiHidden/>
    <w:rsid w:val="006B1F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B1FD3"/>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A826D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826DC"/>
    <w:rPr>
      <w:rFonts w:ascii="Times New Roman" w:eastAsiaTheme="majorEastAsia" w:hAnsi="Times New Roman" w:cstheme="majorBidi"/>
      <w:b/>
      <w:sz w:val="24"/>
      <w:szCs w:val="24"/>
    </w:rPr>
  </w:style>
  <w:style w:type="table" w:styleId="TableGrid">
    <w:name w:val="Table Grid"/>
    <w:basedOn w:val="TableNormal"/>
    <w:uiPriority w:val="39"/>
    <w:rsid w:val="002131B8"/>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31B8"/>
    <w:pPr>
      <w:ind w:left="720"/>
      <w:contextualSpacing/>
    </w:pPr>
  </w:style>
  <w:style w:type="paragraph" w:styleId="Caption">
    <w:name w:val="caption"/>
    <w:basedOn w:val="Normal"/>
    <w:next w:val="Normal"/>
    <w:uiPriority w:val="35"/>
    <w:unhideWhenUsed/>
    <w:qFormat/>
    <w:rsid w:val="00352FC2"/>
    <w:pPr>
      <w:spacing w:before="120" w:after="200" w:line="240" w:lineRule="auto"/>
      <w:jc w:val="center"/>
    </w:pPr>
    <w:rPr>
      <w:rFonts w:ascii="Times New Roman" w:hAnsi="Times New Roman"/>
      <w:iCs/>
      <w:sz w:val="20"/>
      <w:szCs w:val="18"/>
    </w:rPr>
  </w:style>
  <w:style w:type="paragraph" w:styleId="TOCHeading">
    <w:name w:val="TOC Heading"/>
    <w:basedOn w:val="Heading1"/>
    <w:next w:val="Normal"/>
    <w:uiPriority w:val="39"/>
    <w:unhideWhenUsed/>
    <w:qFormat/>
    <w:rsid w:val="003C2E9D"/>
    <w:p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D4B96"/>
    <w:pPr>
      <w:spacing w:after="100"/>
    </w:pPr>
    <w:rPr>
      <w:rFonts w:ascii="Times New Roman" w:hAnsi="Times New Roman"/>
      <w:sz w:val="24"/>
    </w:rPr>
  </w:style>
  <w:style w:type="paragraph" w:styleId="TOC2">
    <w:name w:val="toc 2"/>
    <w:basedOn w:val="Normal"/>
    <w:next w:val="Normal"/>
    <w:autoRedefine/>
    <w:uiPriority w:val="39"/>
    <w:unhideWhenUsed/>
    <w:rsid w:val="00DD09B4"/>
    <w:pPr>
      <w:tabs>
        <w:tab w:val="left" w:pos="630"/>
        <w:tab w:val="right" w:leader="dot" w:pos="8630"/>
      </w:tabs>
      <w:spacing w:after="100"/>
      <w:ind w:left="220"/>
    </w:pPr>
    <w:rPr>
      <w:rFonts w:ascii="Times New Roman" w:hAnsi="Times New Roman"/>
      <w:sz w:val="24"/>
    </w:rPr>
  </w:style>
  <w:style w:type="character" w:styleId="Hyperlink">
    <w:name w:val="Hyperlink"/>
    <w:basedOn w:val="DefaultParagraphFont"/>
    <w:uiPriority w:val="99"/>
    <w:unhideWhenUsed/>
    <w:rsid w:val="003C2E9D"/>
    <w:rPr>
      <w:color w:val="0563C1" w:themeColor="hyperlink"/>
      <w:u w:val="single"/>
    </w:rPr>
  </w:style>
  <w:style w:type="paragraph" w:styleId="Header">
    <w:name w:val="header"/>
    <w:basedOn w:val="Normal"/>
    <w:link w:val="HeaderChar"/>
    <w:uiPriority w:val="99"/>
    <w:unhideWhenUsed/>
    <w:rsid w:val="007D4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B96"/>
  </w:style>
  <w:style w:type="paragraph" w:styleId="Footer">
    <w:name w:val="footer"/>
    <w:basedOn w:val="Normal"/>
    <w:link w:val="FooterChar"/>
    <w:uiPriority w:val="99"/>
    <w:unhideWhenUsed/>
    <w:rsid w:val="007D4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B96"/>
  </w:style>
  <w:style w:type="character" w:styleId="UnresolvedMention">
    <w:name w:val="Unresolved Mention"/>
    <w:basedOn w:val="DefaultParagraphFont"/>
    <w:uiPriority w:val="99"/>
    <w:semiHidden/>
    <w:unhideWhenUsed/>
    <w:rsid w:val="00FB457D"/>
    <w:rPr>
      <w:color w:val="605E5C"/>
      <w:shd w:val="clear" w:color="auto" w:fill="E1DFDD"/>
    </w:rPr>
  </w:style>
  <w:style w:type="paragraph" w:styleId="TOC3">
    <w:name w:val="toc 3"/>
    <w:basedOn w:val="Normal"/>
    <w:next w:val="Normal"/>
    <w:autoRedefine/>
    <w:uiPriority w:val="39"/>
    <w:unhideWhenUsed/>
    <w:rsid w:val="007D4B96"/>
    <w:pPr>
      <w:spacing w:after="100"/>
      <w:ind w:left="440"/>
    </w:pPr>
    <w:rPr>
      <w:rFonts w:ascii="Times New Roman" w:hAnsi="Times New Roman"/>
      <w:sz w:val="24"/>
    </w:rPr>
  </w:style>
  <w:style w:type="character" w:customStyle="1" w:styleId="Heading6Char">
    <w:name w:val="Heading 6 Char"/>
    <w:basedOn w:val="DefaultParagraphFont"/>
    <w:link w:val="Heading6"/>
    <w:uiPriority w:val="9"/>
    <w:semiHidden/>
    <w:rsid w:val="006B1F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B1F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B1F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B1FD3"/>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1459F"/>
    <w:pPr>
      <w:spacing w:after="0"/>
    </w:pPr>
    <w:rPr>
      <w:rFonts w:ascii="Times New Roman" w:hAnsi="Times New Roman"/>
      <w:sz w:val="24"/>
    </w:rPr>
  </w:style>
  <w:style w:type="paragraph" w:customStyle="1" w:styleId="LO-normal">
    <w:name w:val="LO-normal"/>
    <w:basedOn w:val="Normal"/>
    <w:uiPriority w:val="1"/>
    <w:qFormat/>
    <w:rsid w:val="00361037"/>
    <w:pPr>
      <w:suppressAutoHyphens/>
      <w:spacing w:after="0" w:line="276" w:lineRule="auto"/>
    </w:pPr>
    <w:rPr>
      <w:rFonts w:ascii="Arial" w:eastAsia="Arial" w:hAnsi="Arial" w:cs="Arial"/>
      <w:kern w:val="2"/>
      <w:lang w:eastAsia="zh-CN" w:bidi="hi-IN"/>
    </w:rPr>
  </w:style>
  <w:style w:type="paragraph" w:styleId="Bibliography">
    <w:name w:val="Bibliography"/>
    <w:basedOn w:val="Normal"/>
    <w:next w:val="Normal"/>
    <w:uiPriority w:val="37"/>
    <w:unhideWhenUsed/>
    <w:rsid w:val="00D43136"/>
  </w:style>
  <w:style w:type="paragraph" w:styleId="Revision">
    <w:name w:val="Revision"/>
    <w:hidden/>
    <w:uiPriority w:val="99"/>
    <w:semiHidden/>
    <w:rsid w:val="00821D74"/>
    <w:pPr>
      <w:spacing w:after="0" w:line="240" w:lineRule="auto"/>
    </w:pPr>
  </w:style>
  <w:style w:type="character" w:styleId="CommentReference">
    <w:name w:val="annotation reference"/>
    <w:basedOn w:val="DefaultParagraphFont"/>
    <w:uiPriority w:val="99"/>
    <w:semiHidden/>
    <w:unhideWhenUsed/>
    <w:rsid w:val="00821D74"/>
    <w:rPr>
      <w:sz w:val="16"/>
      <w:szCs w:val="16"/>
    </w:rPr>
  </w:style>
  <w:style w:type="paragraph" w:styleId="CommentText">
    <w:name w:val="annotation text"/>
    <w:basedOn w:val="Normal"/>
    <w:link w:val="CommentTextChar"/>
    <w:uiPriority w:val="99"/>
    <w:semiHidden/>
    <w:unhideWhenUsed/>
    <w:rsid w:val="00821D74"/>
    <w:pPr>
      <w:spacing w:line="240" w:lineRule="auto"/>
    </w:pPr>
    <w:rPr>
      <w:sz w:val="20"/>
      <w:szCs w:val="20"/>
    </w:rPr>
  </w:style>
  <w:style w:type="character" w:customStyle="1" w:styleId="CommentTextChar">
    <w:name w:val="Comment Text Char"/>
    <w:basedOn w:val="DefaultParagraphFont"/>
    <w:link w:val="CommentText"/>
    <w:uiPriority w:val="99"/>
    <w:semiHidden/>
    <w:rsid w:val="00821D74"/>
    <w:rPr>
      <w:sz w:val="20"/>
      <w:szCs w:val="20"/>
    </w:rPr>
  </w:style>
  <w:style w:type="paragraph" w:styleId="CommentSubject">
    <w:name w:val="annotation subject"/>
    <w:basedOn w:val="CommentText"/>
    <w:next w:val="CommentText"/>
    <w:link w:val="CommentSubjectChar"/>
    <w:uiPriority w:val="99"/>
    <w:semiHidden/>
    <w:unhideWhenUsed/>
    <w:rsid w:val="00821D74"/>
    <w:rPr>
      <w:b/>
      <w:bCs/>
    </w:rPr>
  </w:style>
  <w:style w:type="character" w:customStyle="1" w:styleId="CommentSubjectChar">
    <w:name w:val="Comment Subject Char"/>
    <w:basedOn w:val="CommentTextChar"/>
    <w:link w:val="CommentSubject"/>
    <w:uiPriority w:val="99"/>
    <w:semiHidden/>
    <w:rsid w:val="00821D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358">
      <w:bodyDiv w:val="1"/>
      <w:marLeft w:val="0"/>
      <w:marRight w:val="0"/>
      <w:marTop w:val="0"/>
      <w:marBottom w:val="0"/>
      <w:divBdr>
        <w:top w:val="none" w:sz="0" w:space="0" w:color="auto"/>
        <w:left w:val="none" w:sz="0" w:space="0" w:color="auto"/>
        <w:bottom w:val="none" w:sz="0" w:space="0" w:color="auto"/>
        <w:right w:val="none" w:sz="0" w:space="0" w:color="auto"/>
      </w:divBdr>
    </w:div>
    <w:div w:id="25721902">
      <w:bodyDiv w:val="1"/>
      <w:marLeft w:val="0"/>
      <w:marRight w:val="0"/>
      <w:marTop w:val="0"/>
      <w:marBottom w:val="0"/>
      <w:divBdr>
        <w:top w:val="none" w:sz="0" w:space="0" w:color="auto"/>
        <w:left w:val="none" w:sz="0" w:space="0" w:color="auto"/>
        <w:bottom w:val="none" w:sz="0" w:space="0" w:color="auto"/>
        <w:right w:val="none" w:sz="0" w:space="0" w:color="auto"/>
      </w:divBdr>
    </w:div>
    <w:div w:id="28726698">
      <w:bodyDiv w:val="1"/>
      <w:marLeft w:val="0"/>
      <w:marRight w:val="0"/>
      <w:marTop w:val="0"/>
      <w:marBottom w:val="0"/>
      <w:divBdr>
        <w:top w:val="none" w:sz="0" w:space="0" w:color="auto"/>
        <w:left w:val="none" w:sz="0" w:space="0" w:color="auto"/>
        <w:bottom w:val="none" w:sz="0" w:space="0" w:color="auto"/>
        <w:right w:val="none" w:sz="0" w:space="0" w:color="auto"/>
      </w:divBdr>
    </w:div>
    <w:div w:id="107437771">
      <w:bodyDiv w:val="1"/>
      <w:marLeft w:val="0"/>
      <w:marRight w:val="0"/>
      <w:marTop w:val="0"/>
      <w:marBottom w:val="0"/>
      <w:divBdr>
        <w:top w:val="none" w:sz="0" w:space="0" w:color="auto"/>
        <w:left w:val="none" w:sz="0" w:space="0" w:color="auto"/>
        <w:bottom w:val="none" w:sz="0" w:space="0" w:color="auto"/>
        <w:right w:val="none" w:sz="0" w:space="0" w:color="auto"/>
      </w:divBdr>
    </w:div>
    <w:div w:id="166138886">
      <w:bodyDiv w:val="1"/>
      <w:marLeft w:val="0"/>
      <w:marRight w:val="0"/>
      <w:marTop w:val="0"/>
      <w:marBottom w:val="0"/>
      <w:divBdr>
        <w:top w:val="none" w:sz="0" w:space="0" w:color="auto"/>
        <w:left w:val="none" w:sz="0" w:space="0" w:color="auto"/>
        <w:bottom w:val="none" w:sz="0" w:space="0" w:color="auto"/>
        <w:right w:val="none" w:sz="0" w:space="0" w:color="auto"/>
      </w:divBdr>
    </w:div>
    <w:div w:id="316499554">
      <w:bodyDiv w:val="1"/>
      <w:marLeft w:val="0"/>
      <w:marRight w:val="0"/>
      <w:marTop w:val="0"/>
      <w:marBottom w:val="0"/>
      <w:divBdr>
        <w:top w:val="none" w:sz="0" w:space="0" w:color="auto"/>
        <w:left w:val="none" w:sz="0" w:space="0" w:color="auto"/>
        <w:bottom w:val="none" w:sz="0" w:space="0" w:color="auto"/>
        <w:right w:val="none" w:sz="0" w:space="0" w:color="auto"/>
      </w:divBdr>
    </w:div>
    <w:div w:id="333186400">
      <w:bodyDiv w:val="1"/>
      <w:marLeft w:val="0"/>
      <w:marRight w:val="0"/>
      <w:marTop w:val="0"/>
      <w:marBottom w:val="0"/>
      <w:divBdr>
        <w:top w:val="none" w:sz="0" w:space="0" w:color="auto"/>
        <w:left w:val="none" w:sz="0" w:space="0" w:color="auto"/>
        <w:bottom w:val="none" w:sz="0" w:space="0" w:color="auto"/>
        <w:right w:val="none" w:sz="0" w:space="0" w:color="auto"/>
      </w:divBdr>
    </w:div>
    <w:div w:id="341786369">
      <w:bodyDiv w:val="1"/>
      <w:marLeft w:val="0"/>
      <w:marRight w:val="0"/>
      <w:marTop w:val="0"/>
      <w:marBottom w:val="0"/>
      <w:divBdr>
        <w:top w:val="none" w:sz="0" w:space="0" w:color="auto"/>
        <w:left w:val="none" w:sz="0" w:space="0" w:color="auto"/>
        <w:bottom w:val="none" w:sz="0" w:space="0" w:color="auto"/>
        <w:right w:val="none" w:sz="0" w:space="0" w:color="auto"/>
      </w:divBdr>
    </w:div>
    <w:div w:id="393742653">
      <w:bodyDiv w:val="1"/>
      <w:marLeft w:val="0"/>
      <w:marRight w:val="0"/>
      <w:marTop w:val="0"/>
      <w:marBottom w:val="0"/>
      <w:divBdr>
        <w:top w:val="none" w:sz="0" w:space="0" w:color="auto"/>
        <w:left w:val="none" w:sz="0" w:space="0" w:color="auto"/>
        <w:bottom w:val="none" w:sz="0" w:space="0" w:color="auto"/>
        <w:right w:val="none" w:sz="0" w:space="0" w:color="auto"/>
      </w:divBdr>
    </w:div>
    <w:div w:id="398284472">
      <w:bodyDiv w:val="1"/>
      <w:marLeft w:val="0"/>
      <w:marRight w:val="0"/>
      <w:marTop w:val="0"/>
      <w:marBottom w:val="0"/>
      <w:divBdr>
        <w:top w:val="none" w:sz="0" w:space="0" w:color="auto"/>
        <w:left w:val="none" w:sz="0" w:space="0" w:color="auto"/>
        <w:bottom w:val="none" w:sz="0" w:space="0" w:color="auto"/>
        <w:right w:val="none" w:sz="0" w:space="0" w:color="auto"/>
      </w:divBdr>
    </w:div>
    <w:div w:id="428089651">
      <w:bodyDiv w:val="1"/>
      <w:marLeft w:val="0"/>
      <w:marRight w:val="0"/>
      <w:marTop w:val="0"/>
      <w:marBottom w:val="0"/>
      <w:divBdr>
        <w:top w:val="none" w:sz="0" w:space="0" w:color="auto"/>
        <w:left w:val="none" w:sz="0" w:space="0" w:color="auto"/>
        <w:bottom w:val="none" w:sz="0" w:space="0" w:color="auto"/>
        <w:right w:val="none" w:sz="0" w:space="0" w:color="auto"/>
      </w:divBdr>
    </w:div>
    <w:div w:id="460266362">
      <w:bodyDiv w:val="1"/>
      <w:marLeft w:val="0"/>
      <w:marRight w:val="0"/>
      <w:marTop w:val="0"/>
      <w:marBottom w:val="0"/>
      <w:divBdr>
        <w:top w:val="none" w:sz="0" w:space="0" w:color="auto"/>
        <w:left w:val="none" w:sz="0" w:space="0" w:color="auto"/>
        <w:bottom w:val="none" w:sz="0" w:space="0" w:color="auto"/>
        <w:right w:val="none" w:sz="0" w:space="0" w:color="auto"/>
      </w:divBdr>
    </w:div>
    <w:div w:id="526793049">
      <w:bodyDiv w:val="1"/>
      <w:marLeft w:val="0"/>
      <w:marRight w:val="0"/>
      <w:marTop w:val="0"/>
      <w:marBottom w:val="0"/>
      <w:divBdr>
        <w:top w:val="none" w:sz="0" w:space="0" w:color="auto"/>
        <w:left w:val="none" w:sz="0" w:space="0" w:color="auto"/>
        <w:bottom w:val="none" w:sz="0" w:space="0" w:color="auto"/>
        <w:right w:val="none" w:sz="0" w:space="0" w:color="auto"/>
      </w:divBdr>
    </w:div>
    <w:div w:id="708069689">
      <w:bodyDiv w:val="1"/>
      <w:marLeft w:val="0"/>
      <w:marRight w:val="0"/>
      <w:marTop w:val="0"/>
      <w:marBottom w:val="0"/>
      <w:divBdr>
        <w:top w:val="none" w:sz="0" w:space="0" w:color="auto"/>
        <w:left w:val="none" w:sz="0" w:space="0" w:color="auto"/>
        <w:bottom w:val="none" w:sz="0" w:space="0" w:color="auto"/>
        <w:right w:val="none" w:sz="0" w:space="0" w:color="auto"/>
      </w:divBdr>
    </w:div>
    <w:div w:id="745492231">
      <w:bodyDiv w:val="1"/>
      <w:marLeft w:val="0"/>
      <w:marRight w:val="0"/>
      <w:marTop w:val="0"/>
      <w:marBottom w:val="0"/>
      <w:divBdr>
        <w:top w:val="none" w:sz="0" w:space="0" w:color="auto"/>
        <w:left w:val="none" w:sz="0" w:space="0" w:color="auto"/>
        <w:bottom w:val="none" w:sz="0" w:space="0" w:color="auto"/>
        <w:right w:val="none" w:sz="0" w:space="0" w:color="auto"/>
      </w:divBdr>
    </w:div>
    <w:div w:id="911086856">
      <w:bodyDiv w:val="1"/>
      <w:marLeft w:val="0"/>
      <w:marRight w:val="0"/>
      <w:marTop w:val="0"/>
      <w:marBottom w:val="0"/>
      <w:divBdr>
        <w:top w:val="none" w:sz="0" w:space="0" w:color="auto"/>
        <w:left w:val="none" w:sz="0" w:space="0" w:color="auto"/>
        <w:bottom w:val="none" w:sz="0" w:space="0" w:color="auto"/>
        <w:right w:val="none" w:sz="0" w:space="0" w:color="auto"/>
      </w:divBdr>
    </w:div>
    <w:div w:id="930089324">
      <w:bodyDiv w:val="1"/>
      <w:marLeft w:val="0"/>
      <w:marRight w:val="0"/>
      <w:marTop w:val="0"/>
      <w:marBottom w:val="0"/>
      <w:divBdr>
        <w:top w:val="none" w:sz="0" w:space="0" w:color="auto"/>
        <w:left w:val="none" w:sz="0" w:space="0" w:color="auto"/>
        <w:bottom w:val="none" w:sz="0" w:space="0" w:color="auto"/>
        <w:right w:val="none" w:sz="0" w:space="0" w:color="auto"/>
      </w:divBdr>
    </w:div>
    <w:div w:id="979307626">
      <w:bodyDiv w:val="1"/>
      <w:marLeft w:val="0"/>
      <w:marRight w:val="0"/>
      <w:marTop w:val="0"/>
      <w:marBottom w:val="0"/>
      <w:divBdr>
        <w:top w:val="none" w:sz="0" w:space="0" w:color="auto"/>
        <w:left w:val="none" w:sz="0" w:space="0" w:color="auto"/>
        <w:bottom w:val="none" w:sz="0" w:space="0" w:color="auto"/>
        <w:right w:val="none" w:sz="0" w:space="0" w:color="auto"/>
      </w:divBdr>
    </w:div>
    <w:div w:id="1010065201">
      <w:bodyDiv w:val="1"/>
      <w:marLeft w:val="0"/>
      <w:marRight w:val="0"/>
      <w:marTop w:val="0"/>
      <w:marBottom w:val="0"/>
      <w:divBdr>
        <w:top w:val="none" w:sz="0" w:space="0" w:color="auto"/>
        <w:left w:val="none" w:sz="0" w:space="0" w:color="auto"/>
        <w:bottom w:val="none" w:sz="0" w:space="0" w:color="auto"/>
        <w:right w:val="none" w:sz="0" w:space="0" w:color="auto"/>
      </w:divBdr>
    </w:div>
    <w:div w:id="1023476991">
      <w:bodyDiv w:val="1"/>
      <w:marLeft w:val="0"/>
      <w:marRight w:val="0"/>
      <w:marTop w:val="0"/>
      <w:marBottom w:val="0"/>
      <w:divBdr>
        <w:top w:val="none" w:sz="0" w:space="0" w:color="auto"/>
        <w:left w:val="none" w:sz="0" w:space="0" w:color="auto"/>
        <w:bottom w:val="none" w:sz="0" w:space="0" w:color="auto"/>
        <w:right w:val="none" w:sz="0" w:space="0" w:color="auto"/>
      </w:divBdr>
    </w:div>
    <w:div w:id="1055355142">
      <w:bodyDiv w:val="1"/>
      <w:marLeft w:val="0"/>
      <w:marRight w:val="0"/>
      <w:marTop w:val="0"/>
      <w:marBottom w:val="0"/>
      <w:divBdr>
        <w:top w:val="none" w:sz="0" w:space="0" w:color="auto"/>
        <w:left w:val="none" w:sz="0" w:space="0" w:color="auto"/>
        <w:bottom w:val="none" w:sz="0" w:space="0" w:color="auto"/>
        <w:right w:val="none" w:sz="0" w:space="0" w:color="auto"/>
      </w:divBdr>
    </w:div>
    <w:div w:id="1085418749">
      <w:bodyDiv w:val="1"/>
      <w:marLeft w:val="0"/>
      <w:marRight w:val="0"/>
      <w:marTop w:val="0"/>
      <w:marBottom w:val="0"/>
      <w:divBdr>
        <w:top w:val="none" w:sz="0" w:space="0" w:color="auto"/>
        <w:left w:val="none" w:sz="0" w:space="0" w:color="auto"/>
        <w:bottom w:val="none" w:sz="0" w:space="0" w:color="auto"/>
        <w:right w:val="none" w:sz="0" w:space="0" w:color="auto"/>
      </w:divBdr>
    </w:div>
    <w:div w:id="1092703791">
      <w:bodyDiv w:val="1"/>
      <w:marLeft w:val="0"/>
      <w:marRight w:val="0"/>
      <w:marTop w:val="0"/>
      <w:marBottom w:val="0"/>
      <w:divBdr>
        <w:top w:val="none" w:sz="0" w:space="0" w:color="auto"/>
        <w:left w:val="none" w:sz="0" w:space="0" w:color="auto"/>
        <w:bottom w:val="none" w:sz="0" w:space="0" w:color="auto"/>
        <w:right w:val="none" w:sz="0" w:space="0" w:color="auto"/>
      </w:divBdr>
    </w:div>
    <w:div w:id="1154102890">
      <w:bodyDiv w:val="1"/>
      <w:marLeft w:val="0"/>
      <w:marRight w:val="0"/>
      <w:marTop w:val="0"/>
      <w:marBottom w:val="0"/>
      <w:divBdr>
        <w:top w:val="none" w:sz="0" w:space="0" w:color="auto"/>
        <w:left w:val="none" w:sz="0" w:space="0" w:color="auto"/>
        <w:bottom w:val="none" w:sz="0" w:space="0" w:color="auto"/>
        <w:right w:val="none" w:sz="0" w:space="0" w:color="auto"/>
      </w:divBdr>
      <w:divsChild>
        <w:div w:id="2048022582">
          <w:marLeft w:val="0"/>
          <w:marRight w:val="0"/>
          <w:marTop w:val="0"/>
          <w:marBottom w:val="0"/>
          <w:divBdr>
            <w:top w:val="none" w:sz="0" w:space="0" w:color="auto"/>
            <w:left w:val="none" w:sz="0" w:space="0" w:color="auto"/>
            <w:bottom w:val="none" w:sz="0" w:space="0" w:color="auto"/>
            <w:right w:val="none" w:sz="0" w:space="0" w:color="auto"/>
          </w:divBdr>
          <w:divsChild>
            <w:div w:id="1330519635">
              <w:marLeft w:val="0"/>
              <w:marRight w:val="0"/>
              <w:marTop w:val="0"/>
              <w:marBottom w:val="0"/>
              <w:divBdr>
                <w:top w:val="none" w:sz="0" w:space="0" w:color="auto"/>
                <w:left w:val="none" w:sz="0" w:space="0" w:color="auto"/>
                <w:bottom w:val="none" w:sz="0" w:space="0" w:color="auto"/>
                <w:right w:val="none" w:sz="0" w:space="0" w:color="auto"/>
              </w:divBdr>
              <w:divsChild>
                <w:div w:id="301083503">
                  <w:marLeft w:val="0"/>
                  <w:marRight w:val="0"/>
                  <w:marTop w:val="0"/>
                  <w:marBottom w:val="0"/>
                  <w:divBdr>
                    <w:top w:val="none" w:sz="0" w:space="0" w:color="auto"/>
                    <w:left w:val="none" w:sz="0" w:space="0" w:color="auto"/>
                    <w:bottom w:val="none" w:sz="0" w:space="0" w:color="auto"/>
                    <w:right w:val="none" w:sz="0" w:space="0" w:color="auto"/>
                  </w:divBdr>
                  <w:divsChild>
                    <w:div w:id="218441267">
                      <w:marLeft w:val="0"/>
                      <w:marRight w:val="0"/>
                      <w:marTop w:val="0"/>
                      <w:marBottom w:val="0"/>
                      <w:divBdr>
                        <w:top w:val="none" w:sz="0" w:space="0" w:color="auto"/>
                        <w:left w:val="none" w:sz="0" w:space="0" w:color="auto"/>
                        <w:bottom w:val="none" w:sz="0" w:space="0" w:color="auto"/>
                        <w:right w:val="none" w:sz="0" w:space="0" w:color="auto"/>
                      </w:divBdr>
                      <w:divsChild>
                        <w:div w:id="94402418">
                          <w:marLeft w:val="0"/>
                          <w:marRight w:val="0"/>
                          <w:marTop w:val="0"/>
                          <w:marBottom w:val="0"/>
                          <w:divBdr>
                            <w:top w:val="none" w:sz="0" w:space="0" w:color="auto"/>
                            <w:left w:val="none" w:sz="0" w:space="0" w:color="auto"/>
                            <w:bottom w:val="none" w:sz="0" w:space="0" w:color="auto"/>
                            <w:right w:val="none" w:sz="0" w:space="0" w:color="auto"/>
                          </w:divBdr>
                          <w:divsChild>
                            <w:div w:id="10881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518159">
      <w:bodyDiv w:val="1"/>
      <w:marLeft w:val="0"/>
      <w:marRight w:val="0"/>
      <w:marTop w:val="0"/>
      <w:marBottom w:val="0"/>
      <w:divBdr>
        <w:top w:val="none" w:sz="0" w:space="0" w:color="auto"/>
        <w:left w:val="none" w:sz="0" w:space="0" w:color="auto"/>
        <w:bottom w:val="none" w:sz="0" w:space="0" w:color="auto"/>
        <w:right w:val="none" w:sz="0" w:space="0" w:color="auto"/>
      </w:divBdr>
    </w:div>
    <w:div w:id="1237937435">
      <w:bodyDiv w:val="1"/>
      <w:marLeft w:val="0"/>
      <w:marRight w:val="0"/>
      <w:marTop w:val="0"/>
      <w:marBottom w:val="0"/>
      <w:divBdr>
        <w:top w:val="none" w:sz="0" w:space="0" w:color="auto"/>
        <w:left w:val="none" w:sz="0" w:space="0" w:color="auto"/>
        <w:bottom w:val="none" w:sz="0" w:space="0" w:color="auto"/>
        <w:right w:val="none" w:sz="0" w:space="0" w:color="auto"/>
      </w:divBdr>
    </w:div>
    <w:div w:id="1314749452">
      <w:bodyDiv w:val="1"/>
      <w:marLeft w:val="0"/>
      <w:marRight w:val="0"/>
      <w:marTop w:val="0"/>
      <w:marBottom w:val="0"/>
      <w:divBdr>
        <w:top w:val="none" w:sz="0" w:space="0" w:color="auto"/>
        <w:left w:val="none" w:sz="0" w:space="0" w:color="auto"/>
        <w:bottom w:val="none" w:sz="0" w:space="0" w:color="auto"/>
        <w:right w:val="none" w:sz="0" w:space="0" w:color="auto"/>
      </w:divBdr>
    </w:div>
    <w:div w:id="1317758377">
      <w:bodyDiv w:val="1"/>
      <w:marLeft w:val="0"/>
      <w:marRight w:val="0"/>
      <w:marTop w:val="0"/>
      <w:marBottom w:val="0"/>
      <w:divBdr>
        <w:top w:val="none" w:sz="0" w:space="0" w:color="auto"/>
        <w:left w:val="none" w:sz="0" w:space="0" w:color="auto"/>
        <w:bottom w:val="none" w:sz="0" w:space="0" w:color="auto"/>
        <w:right w:val="none" w:sz="0" w:space="0" w:color="auto"/>
      </w:divBdr>
    </w:div>
    <w:div w:id="1357807492">
      <w:bodyDiv w:val="1"/>
      <w:marLeft w:val="0"/>
      <w:marRight w:val="0"/>
      <w:marTop w:val="0"/>
      <w:marBottom w:val="0"/>
      <w:divBdr>
        <w:top w:val="none" w:sz="0" w:space="0" w:color="auto"/>
        <w:left w:val="none" w:sz="0" w:space="0" w:color="auto"/>
        <w:bottom w:val="none" w:sz="0" w:space="0" w:color="auto"/>
        <w:right w:val="none" w:sz="0" w:space="0" w:color="auto"/>
      </w:divBdr>
      <w:divsChild>
        <w:div w:id="290676321">
          <w:marLeft w:val="0"/>
          <w:marRight w:val="0"/>
          <w:marTop w:val="0"/>
          <w:marBottom w:val="0"/>
          <w:divBdr>
            <w:top w:val="none" w:sz="0" w:space="0" w:color="auto"/>
            <w:left w:val="none" w:sz="0" w:space="0" w:color="auto"/>
            <w:bottom w:val="none" w:sz="0" w:space="0" w:color="auto"/>
            <w:right w:val="none" w:sz="0" w:space="0" w:color="auto"/>
          </w:divBdr>
        </w:div>
        <w:div w:id="1595505366">
          <w:marLeft w:val="0"/>
          <w:marRight w:val="0"/>
          <w:marTop w:val="0"/>
          <w:marBottom w:val="0"/>
          <w:divBdr>
            <w:top w:val="none" w:sz="0" w:space="0" w:color="auto"/>
            <w:left w:val="none" w:sz="0" w:space="0" w:color="auto"/>
            <w:bottom w:val="none" w:sz="0" w:space="0" w:color="auto"/>
            <w:right w:val="none" w:sz="0" w:space="0" w:color="auto"/>
          </w:divBdr>
        </w:div>
        <w:div w:id="478113327">
          <w:marLeft w:val="0"/>
          <w:marRight w:val="0"/>
          <w:marTop w:val="0"/>
          <w:marBottom w:val="0"/>
          <w:divBdr>
            <w:top w:val="none" w:sz="0" w:space="0" w:color="auto"/>
            <w:left w:val="none" w:sz="0" w:space="0" w:color="auto"/>
            <w:bottom w:val="none" w:sz="0" w:space="0" w:color="auto"/>
            <w:right w:val="none" w:sz="0" w:space="0" w:color="auto"/>
          </w:divBdr>
        </w:div>
        <w:div w:id="713503396">
          <w:marLeft w:val="0"/>
          <w:marRight w:val="0"/>
          <w:marTop w:val="0"/>
          <w:marBottom w:val="0"/>
          <w:divBdr>
            <w:top w:val="none" w:sz="0" w:space="0" w:color="auto"/>
            <w:left w:val="none" w:sz="0" w:space="0" w:color="auto"/>
            <w:bottom w:val="none" w:sz="0" w:space="0" w:color="auto"/>
            <w:right w:val="none" w:sz="0" w:space="0" w:color="auto"/>
          </w:divBdr>
        </w:div>
      </w:divsChild>
    </w:div>
    <w:div w:id="1403134667">
      <w:bodyDiv w:val="1"/>
      <w:marLeft w:val="0"/>
      <w:marRight w:val="0"/>
      <w:marTop w:val="0"/>
      <w:marBottom w:val="0"/>
      <w:divBdr>
        <w:top w:val="none" w:sz="0" w:space="0" w:color="auto"/>
        <w:left w:val="none" w:sz="0" w:space="0" w:color="auto"/>
        <w:bottom w:val="none" w:sz="0" w:space="0" w:color="auto"/>
        <w:right w:val="none" w:sz="0" w:space="0" w:color="auto"/>
      </w:divBdr>
    </w:div>
    <w:div w:id="1507213246">
      <w:bodyDiv w:val="1"/>
      <w:marLeft w:val="0"/>
      <w:marRight w:val="0"/>
      <w:marTop w:val="0"/>
      <w:marBottom w:val="0"/>
      <w:divBdr>
        <w:top w:val="none" w:sz="0" w:space="0" w:color="auto"/>
        <w:left w:val="none" w:sz="0" w:space="0" w:color="auto"/>
        <w:bottom w:val="none" w:sz="0" w:space="0" w:color="auto"/>
        <w:right w:val="none" w:sz="0" w:space="0" w:color="auto"/>
      </w:divBdr>
    </w:div>
    <w:div w:id="1554847925">
      <w:bodyDiv w:val="1"/>
      <w:marLeft w:val="0"/>
      <w:marRight w:val="0"/>
      <w:marTop w:val="0"/>
      <w:marBottom w:val="0"/>
      <w:divBdr>
        <w:top w:val="none" w:sz="0" w:space="0" w:color="auto"/>
        <w:left w:val="none" w:sz="0" w:space="0" w:color="auto"/>
        <w:bottom w:val="none" w:sz="0" w:space="0" w:color="auto"/>
        <w:right w:val="none" w:sz="0" w:space="0" w:color="auto"/>
      </w:divBdr>
    </w:div>
    <w:div w:id="1573199114">
      <w:bodyDiv w:val="1"/>
      <w:marLeft w:val="0"/>
      <w:marRight w:val="0"/>
      <w:marTop w:val="0"/>
      <w:marBottom w:val="0"/>
      <w:divBdr>
        <w:top w:val="none" w:sz="0" w:space="0" w:color="auto"/>
        <w:left w:val="none" w:sz="0" w:space="0" w:color="auto"/>
        <w:bottom w:val="none" w:sz="0" w:space="0" w:color="auto"/>
        <w:right w:val="none" w:sz="0" w:space="0" w:color="auto"/>
      </w:divBdr>
    </w:div>
    <w:div w:id="1594364416">
      <w:bodyDiv w:val="1"/>
      <w:marLeft w:val="0"/>
      <w:marRight w:val="0"/>
      <w:marTop w:val="0"/>
      <w:marBottom w:val="0"/>
      <w:divBdr>
        <w:top w:val="none" w:sz="0" w:space="0" w:color="auto"/>
        <w:left w:val="none" w:sz="0" w:space="0" w:color="auto"/>
        <w:bottom w:val="none" w:sz="0" w:space="0" w:color="auto"/>
        <w:right w:val="none" w:sz="0" w:space="0" w:color="auto"/>
      </w:divBdr>
    </w:div>
    <w:div w:id="1595047075">
      <w:bodyDiv w:val="1"/>
      <w:marLeft w:val="0"/>
      <w:marRight w:val="0"/>
      <w:marTop w:val="0"/>
      <w:marBottom w:val="0"/>
      <w:divBdr>
        <w:top w:val="none" w:sz="0" w:space="0" w:color="auto"/>
        <w:left w:val="none" w:sz="0" w:space="0" w:color="auto"/>
        <w:bottom w:val="none" w:sz="0" w:space="0" w:color="auto"/>
        <w:right w:val="none" w:sz="0" w:space="0" w:color="auto"/>
      </w:divBdr>
    </w:div>
    <w:div w:id="1612321466">
      <w:bodyDiv w:val="1"/>
      <w:marLeft w:val="0"/>
      <w:marRight w:val="0"/>
      <w:marTop w:val="0"/>
      <w:marBottom w:val="0"/>
      <w:divBdr>
        <w:top w:val="none" w:sz="0" w:space="0" w:color="auto"/>
        <w:left w:val="none" w:sz="0" w:space="0" w:color="auto"/>
        <w:bottom w:val="none" w:sz="0" w:space="0" w:color="auto"/>
        <w:right w:val="none" w:sz="0" w:space="0" w:color="auto"/>
      </w:divBdr>
    </w:div>
    <w:div w:id="1635408327">
      <w:bodyDiv w:val="1"/>
      <w:marLeft w:val="0"/>
      <w:marRight w:val="0"/>
      <w:marTop w:val="0"/>
      <w:marBottom w:val="0"/>
      <w:divBdr>
        <w:top w:val="none" w:sz="0" w:space="0" w:color="auto"/>
        <w:left w:val="none" w:sz="0" w:space="0" w:color="auto"/>
        <w:bottom w:val="none" w:sz="0" w:space="0" w:color="auto"/>
        <w:right w:val="none" w:sz="0" w:space="0" w:color="auto"/>
      </w:divBdr>
    </w:div>
    <w:div w:id="1787919640">
      <w:bodyDiv w:val="1"/>
      <w:marLeft w:val="0"/>
      <w:marRight w:val="0"/>
      <w:marTop w:val="0"/>
      <w:marBottom w:val="0"/>
      <w:divBdr>
        <w:top w:val="none" w:sz="0" w:space="0" w:color="auto"/>
        <w:left w:val="none" w:sz="0" w:space="0" w:color="auto"/>
        <w:bottom w:val="none" w:sz="0" w:space="0" w:color="auto"/>
        <w:right w:val="none" w:sz="0" w:space="0" w:color="auto"/>
      </w:divBdr>
    </w:div>
    <w:div w:id="1801804781">
      <w:bodyDiv w:val="1"/>
      <w:marLeft w:val="0"/>
      <w:marRight w:val="0"/>
      <w:marTop w:val="0"/>
      <w:marBottom w:val="0"/>
      <w:divBdr>
        <w:top w:val="none" w:sz="0" w:space="0" w:color="auto"/>
        <w:left w:val="none" w:sz="0" w:space="0" w:color="auto"/>
        <w:bottom w:val="none" w:sz="0" w:space="0" w:color="auto"/>
        <w:right w:val="none" w:sz="0" w:space="0" w:color="auto"/>
      </w:divBdr>
    </w:div>
    <w:div w:id="1803036083">
      <w:bodyDiv w:val="1"/>
      <w:marLeft w:val="0"/>
      <w:marRight w:val="0"/>
      <w:marTop w:val="0"/>
      <w:marBottom w:val="0"/>
      <w:divBdr>
        <w:top w:val="none" w:sz="0" w:space="0" w:color="auto"/>
        <w:left w:val="none" w:sz="0" w:space="0" w:color="auto"/>
        <w:bottom w:val="none" w:sz="0" w:space="0" w:color="auto"/>
        <w:right w:val="none" w:sz="0" w:space="0" w:color="auto"/>
      </w:divBdr>
    </w:div>
    <w:div w:id="1819880664">
      <w:bodyDiv w:val="1"/>
      <w:marLeft w:val="0"/>
      <w:marRight w:val="0"/>
      <w:marTop w:val="0"/>
      <w:marBottom w:val="0"/>
      <w:divBdr>
        <w:top w:val="none" w:sz="0" w:space="0" w:color="auto"/>
        <w:left w:val="none" w:sz="0" w:space="0" w:color="auto"/>
        <w:bottom w:val="none" w:sz="0" w:space="0" w:color="auto"/>
        <w:right w:val="none" w:sz="0" w:space="0" w:color="auto"/>
      </w:divBdr>
    </w:div>
    <w:div w:id="1874879604">
      <w:bodyDiv w:val="1"/>
      <w:marLeft w:val="0"/>
      <w:marRight w:val="0"/>
      <w:marTop w:val="0"/>
      <w:marBottom w:val="0"/>
      <w:divBdr>
        <w:top w:val="none" w:sz="0" w:space="0" w:color="auto"/>
        <w:left w:val="none" w:sz="0" w:space="0" w:color="auto"/>
        <w:bottom w:val="none" w:sz="0" w:space="0" w:color="auto"/>
        <w:right w:val="none" w:sz="0" w:space="0" w:color="auto"/>
      </w:divBdr>
    </w:div>
    <w:div w:id="1882134939">
      <w:bodyDiv w:val="1"/>
      <w:marLeft w:val="0"/>
      <w:marRight w:val="0"/>
      <w:marTop w:val="0"/>
      <w:marBottom w:val="0"/>
      <w:divBdr>
        <w:top w:val="none" w:sz="0" w:space="0" w:color="auto"/>
        <w:left w:val="none" w:sz="0" w:space="0" w:color="auto"/>
        <w:bottom w:val="none" w:sz="0" w:space="0" w:color="auto"/>
        <w:right w:val="none" w:sz="0" w:space="0" w:color="auto"/>
      </w:divBdr>
    </w:div>
    <w:div w:id="1915122472">
      <w:bodyDiv w:val="1"/>
      <w:marLeft w:val="0"/>
      <w:marRight w:val="0"/>
      <w:marTop w:val="0"/>
      <w:marBottom w:val="0"/>
      <w:divBdr>
        <w:top w:val="none" w:sz="0" w:space="0" w:color="auto"/>
        <w:left w:val="none" w:sz="0" w:space="0" w:color="auto"/>
        <w:bottom w:val="none" w:sz="0" w:space="0" w:color="auto"/>
        <w:right w:val="none" w:sz="0" w:space="0" w:color="auto"/>
      </w:divBdr>
    </w:div>
    <w:div w:id="1968924169">
      <w:bodyDiv w:val="1"/>
      <w:marLeft w:val="0"/>
      <w:marRight w:val="0"/>
      <w:marTop w:val="0"/>
      <w:marBottom w:val="0"/>
      <w:divBdr>
        <w:top w:val="none" w:sz="0" w:space="0" w:color="auto"/>
        <w:left w:val="none" w:sz="0" w:space="0" w:color="auto"/>
        <w:bottom w:val="none" w:sz="0" w:space="0" w:color="auto"/>
        <w:right w:val="none" w:sz="0" w:space="0" w:color="auto"/>
      </w:divBdr>
    </w:div>
    <w:div w:id="2013023317">
      <w:bodyDiv w:val="1"/>
      <w:marLeft w:val="0"/>
      <w:marRight w:val="0"/>
      <w:marTop w:val="0"/>
      <w:marBottom w:val="0"/>
      <w:divBdr>
        <w:top w:val="none" w:sz="0" w:space="0" w:color="auto"/>
        <w:left w:val="none" w:sz="0" w:space="0" w:color="auto"/>
        <w:bottom w:val="none" w:sz="0" w:space="0" w:color="auto"/>
        <w:right w:val="none" w:sz="0" w:space="0" w:color="auto"/>
      </w:divBdr>
    </w:div>
    <w:div w:id="2102220998">
      <w:bodyDiv w:val="1"/>
      <w:marLeft w:val="0"/>
      <w:marRight w:val="0"/>
      <w:marTop w:val="0"/>
      <w:marBottom w:val="0"/>
      <w:divBdr>
        <w:top w:val="none" w:sz="0" w:space="0" w:color="auto"/>
        <w:left w:val="none" w:sz="0" w:space="0" w:color="auto"/>
        <w:bottom w:val="none" w:sz="0" w:space="0" w:color="auto"/>
        <w:right w:val="none" w:sz="0" w:space="0" w:color="auto"/>
      </w:divBdr>
      <w:divsChild>
        <w:div w:id="2030836967">
          <w:marLeft w:val="0"/>
          <w:marRight w:val="0"/>
          <w:marTop w:val="0"/>
          <w:marBottom w:val="0"/>
          <w:divBdr>
            <w:top w:val="none" w:sz="0" w:space="0" w:color="auto"/>
            <w:left w:val="none" w:sz="0" w:space="0" w:color="auto"/>
            <w:bottom w:val="none" w:sz="0" w:space="0" w:color="auto"/>
            <w:right w:val="none" w:sz="0" w:space="0" w:color="auto"/>
          </w:divBdr>
        </w:div>
        <w:div w:id="1419984325">
          <w:marLeft w:val="0"/>
          <w:marRight w:val="0"/>
          <w:marTop w:val="0"/>
          <w:marBottom w:val="0"/>
          <w:divBdr>
            <w:top w:val="none" w:sz="0" w:space="0" w:color="auto"/>
            <w:left w:val="none" w:sz="0" w:space="0" w:color="auto"/>
            <w:bottom w:val="none" w:sz="0" w:space="0" w:color="auto"/>
            <w:right w:val="none" w:sz="0" w:space="0" w:color="auto"/>
          </w:divBdr>
        </w:div>
        <w:div w:id="1088385018">
          <w:marLeft w:val="0"/>
          <w:marRight w:val="0"/>
          <w:marTop w:val="0"/>
          <w:marBottom w:val="0"/>
          <w:divBdr>
            <w:top w:val="none" w:sz="0" w:space="0" w:color="auto"/>
            <w:left w:val="none" w:sz="0" w:space="0" w:color="auto"/>
            <w:bottom w:val="none" w:sz="0" w:space="0" w:color="auto"/>
            <w:right w:val="none" w:sz="0" w:space="0" w:color="auto"/>
          </w:divBdr>
        </w:div>
        <w:div w:id="1679844493">
          <w:marLeft w:val="0"/>
          <w:marRight w:val="0"/>
          <w:marTop w:val="0"/>
          <w:marBottom w:val="0"/>
          <w:divBdr>
            <w:top w:val="none" w:sz="0" w:space="0" w:color="auto"/>
            <w:left w:val="none" w:sz="0" w:space="0" w:color="auto"/>
            <w:bottom w:val="none" w:sz="0" w:space="0" w:color="auto"/>
            <w:right w:val="none" w:sz="0" w:space="0" w:color="auto"/>
          </w:divBdr>
        </w:div>
        <w:div w:id="205021237">
          <w:marLeft w:val="0"/>
          <w:marRight w:val="0"/>
          <w:marTop w:val="0"/>
          <w:marBottom w:val="0"/>
          <w:divBdr>
            <w:top w:val="none" w:sz="0" w:space="0" w:color="auto"/>
            <w:left w:val="none" w:sz="0" w:space="0" w:color="auto"/>
            <w:bottom w:val="none" w:sz="0" w:space="0" w:color="auto"/>
            <w:right w:val="none" w:sz="0" w:space="0" w:color="auto"/>
          </w:divBdr>
        </w:div>
        <w:div w:id="58527677">
          <w:marLeft w:val="0"/>
          <w:marRight w:val="0"/>
          <w:marTop w:val="0"/>
          <w:marBottom w:val="0"/>
          <w:divBdr>
            <w:top w:val="none" w:sz="0" w:space="0" w:color="auto"/>
            <w:left w:val="none" w:sz="0" w:space="0" w:color="auto"/>
            <w:bottom w:val="none" w:sz="0" w:space="0" w:color="auto"/>
            <w:right w:val="none" w:sz="0" w:space="0" w:color="auto"/>
          </w:divBdr>
        </w:div>
        <w:div w:id="1405953058">
          <w:marLeft w:val="0"/>
          <w:marRight w:val="0"/>
          <w:marTop w:val="0"/>
          <w:marBottom w:val="0"/>
          <w:divBdr>
            <w:top w:val="none" w:sz="0" w:space="0" w:color="auto"/>
            <w:left w:val="none" w:sz="0" w:space="0" w:color="auto"/>
            <w:bottom w:val="none" w:sz="0" w:space="0" w:color="auto"/>
            <w:right w:val="none" w:sz="0" w:space="0" w:color="auto"/>
          </w:divBdr>
        </w:div>
        <w:div w:id="1378313864">
          <w:marLeft w:val="0"/>
          <w:marRight w:val="0"/>
          <w:marTop w:val="0"/>
          <w:marBottom w:val="0"/>
          <w:divBdr>
            <w:top w:val="none" w:sz="0" w:space="0" w:color="auto"/>
            <w:left w:val="none" w:sz="0" w:space="0" w:color="auto"/>
            <w:bottom w:val="none" w:sz="0" w:space="0" w:color="auto"/>
            <w:right w:val="none" w:sz="0" w:space="0" w:color="auto"/>
          </w:divBdr>
        </w:div>
        <w:div w:id="619527804">
          <w:marLeft w:val="0"/>
          <w:marRight w:val="0"/>
          <w:marTop w:val="0"/>
          <w:marBottom w:val="0"/>
          <w:divBdr>
            <w:top w:val="none" w:sz="0" w:space="0" w:color="auto"/>
            <w:left w:val="none" w:sz="0" w:space="0" w:color="auto"/>
            <w:bottom w:val="none" w:sz="0" w:space="0" w:color="auto"/>
            <w:right w:val="none" w:sz="0" w:space="0" w:color="auto"/>
          </w:divBdr>
        </w:div>
        <w:div w:id="1154446678">
          <w:marLeft w:val="0"/>
          <w:marRight w:val="0"/>
          <w:marTop w:val="0"/>
          <w:marBottom w:val="0"/>
          <w:divBdr>
            <w:top w:val="none" w:sz="0" w:space="0" w:color="auto"/>
            <w:left w:val="none" w:sz="0" w:space="0" w:color="auto"/>
            <w:bottom w:val="none" w:sz="0" w:space="0" w:color="auto"/>
            <w:right w:val="none" w:sz="0" w:space="0" w:color="auto"/>
          </w:divBdr>
        </w:div>
        <w:div w:id="246153413">
          <w:marLeft w:val="0"/>
          <w:marRight w:val="0"/>
          <w:marTop w:val="0"/>
          <w:marBottom w:val="0"/>
          <w:divBdr>
            <w:top w:val="none" w:sz="0" w:space="0" w:color="auto"/>
            <w:left w:val="none" w:sz="0" w:space="0" w:color="auto"/>
            <w:bottom w:val="none" w:sz="0" w:space="0" w:color="auto"/>
            <w:right w:val="none" w:sz="0" w:space="0" w:color="auto"/>
          </w:divBdr>
        </w:div>
      </w:divsChild>
    </w:div>
    <w:div w:id="2106606847">
      <w:bodyDiv w:val="1"/>
      <w:marLeft w:val="0"/>
      <w:marRight w:val="0"/>
      <w:marTop w:val="0"/>
      <w:marBottom w:val="0"/>
      <w:divBdr>
        <w:top w:val="none" w:sz="0" w:space="0" w:color="auto"/>
        <w:left w:val="none" w:sz="0" w:space="0" w:color="auto"/>
        <w:bottom w:val="none" w:sz="0" w:space="0" w:color="auto"/>
        <w:right w:val="none" w:sz="0" w:space="0" w:color="auto"/>
      </w:divBdr>
    </w:div>
    <w:div w:id="214442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kaggle.com/datasets/uom190346a/sleep-health-and-lifestyle-datase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alpha val="30980"/>
          </a:srgb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Ros23</b:Tag>
    <b:SourceType>JournalArticle</b:SourceType>
    <b:Guid>{D4EB4A8C-3476-4879-9D11-59A0FF4ECB50}</b:Guid>
    <b:Author>
      <b:Author>
        <b:Corporate>Rosemary Gibson, Tasnima Akter, Courtney Jones, Andy Towers</b:Corporate>
      </b:Author>
    </b:Author>
    <b:Title>Characteristics of Atypical Sleep Durations Among Older Compared to Younger Adults: Evidence from the New Zealand Health Survey</b:Title>
    <b:JournalName>The Journals of Gerontology: Series A, Volume 78, Issue 10</b:JournalName>
    <b:Year>October 2023</b:Year>
    <b:Pages>Pages 1908–1918</b:Pages>
    <b:RefOrder>1</b:RefOrder>
  </b:Source>
  <b:Source>
    <b:Tag>Ray22</b:Tag>
    <b:SourceType>JournalArticle</b:SourceType>
    <b:Guid>{ED888A2F-8EB3-4960-87C6-A4A24E6B106F}</b:Guid>
    <b:Author>
      <b:Author>
        <b:NameList>
          <b:Person>
            <b:Last>Merrill</b:Last>
            <b:First>Ray</b:First>
            <b:Middle>M.</b:Middle>
          </b:Person>
        </b:NameList>
      </b:Author>
    </b:Author>
    <b:Title>Mental Health Conditions According to Stress and Sleep Disorders</b:Title>
    <b:JournalName>International Journal of Environmental Research and Public Health</b:JournalName>
    <b:Year>2022</b:Year>
    <b:Pages>7957</b:Pages>
    <b:Volume>19</b:Volume>
    <b:Issue>13</b:Issue>
    <b:RefOrder>2</b:RefOrder>
  </b:Source>
  <b:Source>
    <b:Tag>Dan19</b:Tag>
    <b:SourceType>JournalArticle</b:SourceType>
    <b:Guid>{EB17E26F-53EB-4D34-B17A-A18BD9B02A6D}</b:Guid>
    <b:Author>
      <b:Author>
        <b:Corporate>Dana Schultchen, Julia Reichenberger, Theresa Mittl, Tabea R M Weh, Joshua M Smyth, Jens Blechert, Olga Pollatos</b:Corporate>
      </b:Author>
    </b:Author>
    <b:Title>Bidirectional relationship of stress and affect with physical activity and healthy eating</b:Title>
    <b:JournalName>Br J Health Psychol</b:JournalName>
    <b:Year>2019</b:Year>
    <b:Pages>315-333</b:Pages>
    <b:Volume>24</b:Volume>
    <b:Issue>2</b:Issue>
    <b:RefOrder>3</b:RefOrder>
  </b:Source>
</b:Sources>
</file>

<file path=customXml/itemProps1.xml><?xml version="1.0" encoding="utf-8"?>
<ds:datastoreItem xmlns:ds="http://schemas.openxmlformats.org/officeDocument/2006/customXml" ds:itemID="{60FFEBC9-D2BE-470E-8762-9D58462B0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2744</Words>
  <Characters>15643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Le</dc:creator>
  <cp:keywords/>
  <dc:description/>
  <cp:lastModifiedBy>Thinh Le</cp:lastModifiedBy>
  <cp:revision>4</cp:revision>
  <cp:lastPrinted>2024-10-26T23:55:00Z</cp:lastPrinted>
  <dcterms:created xsi:type="dcterms:W3CDTF">2024-12-04T12:09:00Z</dcterms:created>
  <dcterms:modified xsi:type="dcterms:W3CDTF">2024-12-05T02:05:00Z</dcterms:modified>
</cp:coreProperties>
</file>